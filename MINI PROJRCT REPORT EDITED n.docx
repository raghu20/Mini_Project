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8BF" w:rsidRPr="002058BF" w:rsidRDefault="002058BF" w:rsidP="002058BF">
      <w:pPr>
        <w:pStyle w:val="ListParagraph"/>
        <w:rPr>
          <w:rFonts w:ascii="Times New Roman" w:eastAsia="Times New Roman" w:hAnsi="Times New Roman" w:cs="Times New Roman"/>
          <w:b/>
          <w:bCs/>
          <w:color w:val="000000"/>
          <w:sz w:val="24"/>
          <w:szCs w:val="24"/>
        </w:rPr>
      </w:pPr>
    </w:p>
    <w:p w:rsidR="00A940CC" w:rsidRPr="00044F06" w:rsidRDefault="00A0698F" w:rsidP="00044F06">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Cs w:val="28"/>
        </w:rPr>
        <w:t xml:space="preserve">                                                               </w:t>
      </w:r>
      <w:r w:rsidR="00044F06" w:rsidRPr="00044F06">
        <w:rPr>
          <w:rFonts w:ascii="Times New Roman" w:eastAsia="Times New Roman" w:hAnsi="Times New Roman" w:cs="Times New Roman"/>
          <w:b/>
          <w:bCs/>
          <w:color w:val="000000"/>
          <w:sz w:val="28"/>
          <w:szCs w:val="28"/>
        </w:rPr>
        <w:t xml:space="preserve">   </w:t>
      </w:r>
      <w:r w:rsidR="002F70D6" w:rsidRPr="00044F06">
        <w:rPr>
          <w:rFonts w:ascii="Times New Roman" w:eastAsia="Times New Roman" w:hAnsi="Times New Roman" w:cs="Times New Roman"/>
          <w:b/>
          <w:bCs/>
          <w:color w:val="000000"/>
          <w:sz w:val="28"/>
          <w:szCs w:val="28"/>
          <w:u w:val="single"/>
        </w:rPr>
        <w:t>ABSTRACT</w:t>
      </w:r>
    </w:p>
    <w:p w:rsidR="002F70D6" w:rsidRPr="002058BF" w:rsidRDefault="002F70D6" w:rsidP="002058BF">
      <w:pPr>
        <w:pStyle w:val="Default"/>
        <w:spacing w:line="360" w:lineRule="auto"/>
        <w:jc w:val="both"/>
        <w:rPr>
          <w:szCs w:val="32"/>
        </w:rPr>
      </w:pPr>
    </w:p>
    <w:p w:rsidR="002F70D6" w:rsidRPr="002058BF" w:rsidRDefault="00EB6702" w:rsidP="00EB6702">
      <w:pPr>
        <w:pStyle w:val="Default"/>
        <w:spacing w:line="360" w:lineRule="auto"/>
        <w:ind w:left="90"/>
        <w:jc w:val="both"/>
        <w:rPr>
          <w:rFonts w:ascii="Times New Roman" w:hAnsi="Times New Roman" w:cs="Times New Roman"/>
          <w:szCs w:val="32"/>
        </w:rPr>
      </w:pPr>
      <w:r>
        <w:rPr>
          <w:rFonts w:ascii="Times New Roman" w:hAnsi="Times New Roman" w:cs="Times New Roman"/>
          <w:szCs w:val="32"/>
        </w:rPr>
        <w:t xml:space="preserve">           </w:t>
      </w:r>
      <w:r w:rsidR="002F70D6" w:rsidRPr="002058BF">
        <w:rPr>
          <w:rFonts w:ascii="Times New Roman" w:hAnsi="Times New Roman" w:cs="Times New Roman"/>
          <w:szCs w:val="32"/>
        </w:rPr>
        <w:t xml:space="preserve"> For a working couple, it is hard to find time to have laundry day where the cloth is dried through the whole day because the weather can change from sunny to rainy days. People often forget to lift the suspension of clothing during the day rain. People often don’t have time to manage their routine</w:t>
      </w:r>
      <w:r w:rsidR="002F70D6" w:rsidRPr="002058BF">
        <w:rPr>
          <w:rFonts w:ascii="Times New Roman" w:hAnsi="Times New Roman" w:cs="Times New Roman"/>
          <w:sz w:val="16"/>
          <w:szCs w:val="20"/>
        </w:rPr>
        <w:t>.</w:t>
      </w:r>
    </w:p>
    <w:p w:rsidR="00EB6702" w:rsidRDefault="002F70D6" w:rsidP="002058BF">
      <w:pPr>
        <w:pStyle w:val="Default"/>
        <w:spacing w:line="360" w:lineRule="auto"/>
        <w:jc w:val="both"/>
        <w:rPr>
          <w:rFonts w:ascii="Times New Roman" w:hAnsi="Times New Roman" w:cs="Times New Roman"/>
          <w:sz w:val="16"/>
          <w:szCs w:val="20"/>
        </w:rPr>
      </w:pPr>
      <w:r w:rsidRPr="002058BF">
        <w:rPr>
          <w:rFonts w:ascii="Times New Roman" w:hAnsi="Times New Roman" w:cs="Times New Roman"/>
          <w:sz w:val="16"/>
          <w:szCs w:val="20"/>
        </w:rPr>
        <w:t xml:space="preserve">                </w:t>
      </w:r>
    </w:p>
    <w:p w:rsidR="002F70D6" w:rsidRPr="002058BF" w:rsidRDefault="00EB6702" w:rsidP="00EB6702">
      <w:pPr>
        <w:pStyle w:val="Default"/>
        <w:spacing w:line="360" w:lineRule="auto"/>
        <w:ind w:left="180" w:right="112"/>
        <w:jc w:val="both"/>
        <w:rPr>
          <w:rFonts w:ascii="Times New Roman" w:hAnsi="Times New Roman" w:cs="Times New Roman"/>
          <w:sz w:val="16"/>
          <w:szCs w:val="20"/>
        </w:rPr>
      </w:pPr>
      <w:r>
        <w:rPr>
          <w:rFonts w:ascii="Times New Roman" w:hAnsi="Times New Roman" w:cs="Times New Roman"/>
          <w:sz w:val="16"/>
          <w:szCs w:val="20"/>
        </w:rPr>
        <w:t xml:space="preserve">            </w:t>
      </w:r>
      <w:r w:rsidR="002F70D6" w:rsidRPr="002058BF">
        <w:rPr>
          <w:rFonts w:ascii="Times New Roman" w:hAnsi="Times New Roman" w:cs="Times New Roman"/>
          <w:sz w:val="16"/>
          <w:szCs w:val="20"/>
        </w:rPr>
        <w:t xml:space="preserve">  </w:t>
      </w:r>
      <w:r w:rsidR="002058BF">
        <w:rPr>
          <w:rFonts w:ascii="Times New Roman" w:hAnsi="Times New Roman" w:cs="Times New Roman"/>
          <w:szCs w:val="32"/>
        </w:rPr>
        <w:t xml:space="preserve">Our project uses </w:t>
      </w:r>
      <w:r w:rsidR="002F70D6" w:rsidRPr="002058BF">
        <w:rPr>
          <w:rFonts w:ascii="Times New Roman" w:hAnsi="Times New Roman" w:cs="Times New Roman"/>
          <w:szCs w:val="32"/>
        </w:rPr>
        <w:t>Microcontroller PIC16F877A to install all programs that will give instructions to conduct this system properly. This cloth retrieval system will introduce the techniques which will automatically retrieve-out the clothes when there is no rain and oppositely retrieve-in the clothes when it rains. Hence people  don’t have to worry about their clothes that have been left outside for drying.</w:t>
      </w:r>
    </w:p>
    <w:p w:rsidR="00EB6702" w:rsidRDefault="002F70D6" w:rsidP="002058BF">
      <w:pPr>
        <w:pStyle w:val="Default"/>
        <w:spacing w:line="360" w:lineRule="auto"/>
        <w:jc w:val="both"/>
        <w:rPr>
          <w:rFonts w:ascii="Times New Roman" w:hAnsi="Times New Roman" w:cs="Times New Roman"/>
          <w:szCs w:val="32"/>
        </w:rPr>
      </w:pPr>
      <w:r w:rsidRPr="002058BF">
        <w:rPr>
          <w:rFonts w:ascii="Times New Roman" w:hAnsi="Times New Roman" w:cs="Times New Roman"/>
          <w:szCs w:val="32"/>
        </w:rPr>
        <w:t xml:space="preserve">         </w:t>
      </w:r>
    </w:p>
    <w:p w:rsidR="002F70D6" w:rsidRPr="002058BF" w:rsidRDefault="00EB6702" w:rsidP="00EB6702">
      <w:pPr>
        <w:pStyle w:val="Default"/>
        <w:spacing w:line="360" w:lineRule="auto"/>
        <w:ind w:left="90"/>
        <w:jc w:val="both"/>
        <w:rPr>
          <w:sz w:val="20"/>
        </w:rPr>
      </w:pPr>
      <w:r>
        <w:rPr>
          <w:rFonts w:ascii="Times New Roman" w:hAnsi="Times New Roman" w:cs="Times New Roman"/>
          <w:szCs w:val="32"/>
        </w:rPr>
        <w:t xml:space="preserve">           </w:t>
      </w:r>
      <w:r w:rsidR="002F70D6" w:rsidRPr="002058BF">
        <w:rPr>
          <w:rFonts w:ascii="Times New Roman" w:hAnsi="Times New Roman" w:cs="Times New Roman"/>
          <w:szCs w:val="32"/>
        </w:rPr>
        <w:t xml:space="preserve"> This part needs DC motor to convert electrical power into mechanical power for retrieve-out and retrieve-in all the clothes. Rain detector will be used to sense when it begins to rain outside by detecting rain water . We also use an  indicator light such as LED (Light Emitting Diode) to show whether  the system is on or off.</w:t>
      </w:r>
    </w:p>
    <w:p w:rsidR="002F70D6" w:rsidRPr="002058BF" w:rsidRDefault="002F70D6" w:rsidP="002058BF">
      <w:pPr>
        <w:spacing w:line="360" w:lineRule="auto"/>
        <w:jc w:val="center"/>
        <w:rPr>
          <w:rFonts w:ascii="Times New Roman" w:eastAsia="Times New Roman" w:hAnsi="Times New Roman" w:cs="Times New Roman"/>
          <w:b/>
          <w:bCs/>
          <w:color w:val="000000"/>
          <w:szCs w:val="28"/>
          <w:u w:val="single"/>
        </w:rPr>
      </w:pPr>
    </w:p>
    <w:p w:rsidR="00A940CC" w:rsidRPr="002058BF"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EB6702" w:rsidRDefault="00EB6702" w:rsidP="00EB6702">
      <w:pPr>
        <w:spacing w:line="240" w:lineRule="auto"/>
        <w:rPr>
          <w:rFonts w:ascii="Times New Roman" w:eastAsia="Times New Roman" w:hAnsi="Times New Roman" w:cs="Times New Roman"/>
          <w:b/>
          <w:bCs/>
          <w:color w:val="000000"/>
          <w:sz w:val="28"/>
          <w:szCs w:val="28"/>
          <w:u w:val="single"/>
        </w:rPr>
      </w:pPr>
    </w:p>
    <w:p w:rsidR="00A940CC" w:rsidRPr="00EB6702" w:rsidRDefault="00EB6702" w:rsidP="00EB6702">
      <w:pPr>
        <w:spacing w:line="240" w:lineRule="auto"/>
        <w:ind w:left="180" w:right="112"/>
        <w:rPr>
          <w:rFonts w:ascii="Times New Roman" w:eastAsia="Times New Roman" w:hAnsi="Times New Roman" w:cs="Times New Roman"/>
          <w:b/>
          <w:bCs/>
          <w:color w:val="000000"/>
          <w:sz w:val="28"/>
          <w:szCs w:val="28"/>
          <w:u w:val="single"/>
        </w:rPr>
      </w:pPr>
      <w:r w:rsidRPr="00EB6702">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EB6702">
        <w:rPr>
          <w:rFonts w:ascii="Times New Roman" w:eastAsia="Times New Roman" w:hAnsi="Times New Roman" w:cs="Times New Roman"/>
          <w:b/>
          <w:bCs/>
          <w:color w:val="000000"/>
          <w:sz w:val="28"/>
          <w:szCs w:val="28"/>
        </w:rPr>
        <w:t xml:space="preserve">  </w:t>
      </w:r>
      <w:r w:rsidR="00A940CC" w:rsidRPr="00EB6702">
        <w:rPr>
          <w:rFonts w:ascii="Times New Roman" w:eastAsia="Times New Roman" w:hAnsi="Times New Roman" w:cs="Times New Roman"/>
          <w:b/>
          <w:bCs/>
          <w:color w:val="000000"/>
          <w:sz w:val="28"/>
          <w:szCs w:val="28"/>
          <w:u w:val="single"/>
        </w:rPr>
        <w:t>INTRODUCTION</w:t>
      </w:r>
    </w:p>
    <w:p w:rsidR="00A940CC" w:rsidRPr="002058BF" w:rsidRDefault="00A940CC" w:rsidP="004653EB">
      <w:pPr>
        <w:spacing w:line="240" w:lineRule="auto"/>
        <w:jc w:val="center"/>
        <w:rPr>
          <w:rFonts w:ascii="Times New Roman" w:eastAsia="Times New Roman" w:hAnsi="Times New Roman" w:cs="Times New Roman"/>
          <w:b/>
          <w:bCs/>
          <w:color w:val="000000"/>
          <w:szCs w:val="28"/>
          <w:u w:val="single"/>
        </w:rPr>
      </w:pPr>
    </w:p>
    <w:p w:rsidR="002F70D6" w:rsidRPr="002058BF" w:rsidRDefault="002F70D6" w:rsidP="002F70D6">
      <w:pPr>
        <w:spacing w:line="360" w:lineRule="auto"/>
        <w:ind w:firstLine="720"/>
        <w:jc w:val="both"/>
        <w:rPr>
          <w:rFonts w:ascii="Times New Roman" w:hAnsi="Times New Roman" w:cs="Times New Roman"/>
          <w:sz w:val="24"/>
        </w:rPr>
      </w:pPr>
      <w:r w:rsidRPr="002058BF">
        <w:rPr>
          <w:rFonts w:ascii="Times New Roman" w:hAnsi="Times New Roman" w:cs="Times New Roman"/>
          <w:sz w:val="24"/>
        </w:rPr>
        <w:t xml:space="preserve">People often forget to lift the suspension of clothing during the day rain. For people who working, they don’t have to worry about their clothes that have been dried outside. People often don’t have time to manage their routine. This project develop for working couple, it is hard to find time to have laundry day where the cloth is dried through the whole day because the weather can change from sunny to rainy days. </w:t>
      </w:r>
    </w:p>
    <w:p w:rsidR="002F70D6" w:rsidRPr="002058BF" w:rsidRDefault="00EB6702" w:rsidP="00EB6702">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2F70D6" w:rsidRPr="002058BF">
        <w:rPr>
          <w:rFonts w:ascii="Times New Roman" w:hAnsi="Times New Roman" w:cs="Times New Roman"/>
          <w:sz w:val="24"/>
        </w:rPr>
        <w:t xml:space="preserve">This project uses Microcontroller PIC16F877 to install all program that will give instructions to conduct this system properly and will automatically retrieve-out the clothes when it is the sunny day and oppositely retrieve-in the clothes when it is a rainy day. </w:t>
      </w:r>
    </w:p>
    <w:p w:rsidR="00751071" w:rsidRPr="002058BF" w:rsidRDefault="00751071" w:rsidP="002F70D6">
      <w:pPr>
        <w:spacing w:line="360" w:lineRule="auto"/>
        <w:ind w:firstLine="720"/>
        <w:jc w:val="both"/>
        <w:rPr>
          <w:rFonts w:ascii="Times New Roman" w:hAnsi="Times New Roman" w:cs="Times New Roman"/>
          <w:sz w:val="24"/>
        </w:rPr>
      </w:pPr>
      <w:r w:rsidRPr="002058BF">
        <w:rPr>
          <w:rFonts w:ascii="Times New Roman" w:hAnsi="Times New Roman" w:cs="Times New Roman"/>
          <w:sz w:val="24"/>
        </w:rPr>
        <w:t>The rain sensor input in sent to the microcontroller and processed according to the instructions stored in it and the hence computed output signals decide when to retrieve in or out the clothe line.</w:t>
      </w:r>
    </w:p>
    <w:p w:rsidR="002F70D6" w:rsidRPr="002058BF" w:rsidRDefault="002F70D6" w:rsidP="002F70D6">
      <w:pPr>
        <w:spacing w:line="360" w:lineRule="auto"/>
        <w:ind w:firstLine="720"/>
        <w:jc w:val="both"/>
        <w:rPr>
          <w:rFonts w:ascii="Times New Roman" w:hAnsi="Times New Roman" w:cs="Times New Roman"/>
          <w:sz w:val="24"/>
        </w:rPr>
      </w:pPr>
      <w:r w:rsidRPr="002058BF">
        <w:rPr>
          <w:rFonts w:ascii="Times New Roman" w:hAnsi="Times New Roman" w:cs="Times New Roman"/>
          <w:sz w:val="24"/>
        </w:rPr>
        <w:t>This part needs DC motor to convert electrical power into mechanical power for retrieve-out and retrieve-in all the clothes. Rain sensors that we use in this project can detect rain on an instantaneous basis. The simple concept that water is a good conductor of electricity is implemented here. Rain detector use to sense whether it rain or not at outside by detecting rain water from the loose ends of the rain sensor circuit.</w:t>
      </w:r>
    </w:p>
    <w:p w:rsidR="00A940CC" w:rsidRPr="002058BF" w:rsidRDefault="00A940CC" w:rsidP="002F70D6">
      <w:pPr>
        <w:spacing w:line="240" w:lineRule="auto"/>
        <w:jc w:val="both"/>
        <w:rPr>
          <w:rFonts w:ascii="Times New Roman" w:eastAsia="Times New Roman" w:hAnsi="Times New Roman" w:cs="Times New Roman"/>
          <w:b/>
          <w:bCs/>
          <w:color w:val="000000"/>
          <w:szCs w:val="28"/>
          <w:u w:val="single"/>
        </w:rPr>
      </w:pPr>
    </w:p>
    <w:p w:rsidR="00A940CC" w:rsidRDefault="00A940CC" w:rsidP="002F70D6">
      <w:pPr>
        <w:spacing w:line="240" w:lineRule="auto"/>
        <w:jc w:val="both"/>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2058BF" w:rsidRDefault="002058BF" w:rsidP="004E08A2">
      <w:pPr>
        <w:spacing w:line="240" w:lineRule="auto"/>
        <w:rPr>
          <w:rFonts w:ascii="Times New Roman" w:eastAsia="Times New Roman" w:hAnsi="Times New Roman" w:cs="Times New Roman"/>
          <w:b/>
          <w:bCs/>
          <w:color w:val="000000"/>
          <w:sz w:val="28"/>
          <w:szCs w:val="28"/>
          <w:u w:val="single"/>
        </w:rPr>
      </w:pPr>
    </w:p>
    <w:p w:rsidR="00A0698F" w:rsidRDefault="00A0698F" w:rsidP="00A0698F">
      <w:pPr>
        <w:spacing w:line="240" w:lineRule="auto"/>
        <w:rPr>
          <w:rFonts w:ascii="Times New Roman" w:eastAsia="Times New Roman" w:hAnsi="Times New Roman" w:cs="Times New Roman"/>
          <w:b/>
          <w:bCs/>
          <w:color w:val="000000"/>
          <w:sz w:val="28"/>
          <w:szCs w:val="28"/>
          <w:u w:val="single"/>
        </w:rPr>
      </w:pPr>
    </w:p>
    <w:p w:rsidR="00A940CC" w:rsidRPr="00A0698F" w:rsidRDefault="00A0698F" w:rsidP="00A0698F">
      <w:pPr>
        <w:spacing w:line="240" w:lineRule="auto"/>
        <w:rPr>
          <w:rFonts w:ascii="Times New Roman" w:eastAsia="Times New Roman" w:hAnsi="Times New Roman" w:cs="Times New Roman"/>
          <w:b/>
          <w:bCs/>
          <w:color w:val="000000"/>
          <w:sz w:val="28"/>
          <w:szCs w:val="28"/>
          <w:u w:val="single"/>
        </w:rPr>
      </w:pPr>
      <w:r w:rsidRPr="00A0698F">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A0698F">
        <w:rPr>
          <w:rFonts w:ascii="Times New Roman" w:eastAsia="Times New Roman" w:hAnsi="Times New Roman" w:cs="Times New Roman"/>
          <w:b/>
          <w:bCs/>
          <w:color w:val="000000"/>
          <w:sz w:val="28"/>
          <w:szCs w:val="28"/>
        </w:rPr>
        <w:t xml:space="preserve">   </w:t>
      </w:r>
      <w:r w:rsidR="00751071" w:rsidRPr="00A0698F">
        <w:rPr>
          <w:rFonts w:ascii="Times New Roman" w:eastAsia="Times New Roman" w:hAnsi="Times New Roman" w:cs="Times New Roman"/>
          <w:b/>
          <w:bCs/>
          <w:color w:val="000000"/>
          <w:sz w:val="28"/>
          <w:szCs w:val="28"/>
          <w:u w:val="single"/>
        </w:rPr>
        <w:t>PRINCIPLE OF OPERATION</w:t>
      </w:r>
    </w:p>
    <w:p w:rsidR="00A940CC" w:rsidRPr="002058BF" w:rsidRDefault="00A940CC" w:rsidP="004653EB">
      <w:pPr>
        <w:spacing w:line="240" w:lineRule="auto"/>
        <w:jc w:val="center"/>
        <w:rPr>
          <w:rFonts w:ascii="Times New Roman" w:eastAsia="Times New Roman" w:hAnsi="Times New Roman" w:cs="Times New Roman"/>
          <w:bCs/>
          <w:color w:val="000000"/>
          <w:szCs w:val="28"/>
        </w:rPr>
      </w:pPr>
    </w:p>
    <w:p w:rsidR="00EB6702" w:rsidRDefault="004E08A2" w:rsidP="00EB6702">
      <w:pPr>
        <w:spacing w:line="360" w:lineRule="auto"/>
        <w:ind w:left="90" w:right="112"/>
        <w:jc w:val="center"/>
        <w:rPr>
          <w:rFonts w:ascii="Times New Roman" w:eastAsia="Times New Roman" w:hAnsi="Times New Roman" w:cs="Times New Roman"/>
          <w:bCs/>
          <w:color w:val="000000"/>
          <w:sz w:val="24"/>
          <w:szCs w:val="28"/>
        </w:rPr>
      </w:pPr>
      <w:r w:rsidRPr="002058BF">
        <w:rPr>
          <w:rFonts w:ascii="Times New Roman" w:eastAsia="Times New Roman" w:hAnsi="Times New Roman" w:cs="Times New Roman"/>
          <w:bCs/>
          <w:color w:val="000000"/>
          <w:sz w:val="24"/>
          <w:szCs w:val="28"/>
        </w:rPr>
        <w:t>The basic principle behind the working of the rain detector circuit is that</w:t>
      </w:r>
    </w:p>
    <w:p w:rsidR="004E08A2" w:rsidRPr="002058BF" w:rsidRDefault="004E08A2" w:rsidP="00EB6702">
      <w:pPr>
        <w:spacing w:line="360" w:lineRule="auto"/>
        <w:jc w:val="center"/>
        <w:rPr>
          <w:rFonts w:ascii="Times New Roman" w:eastAsia="Times New Roman" w:hAnsi="Times New Roman" w:cs="Times New Roman"/>
          <w:bCs/>
          <w:color w:val="000000"/>
          <w:sz w:val="24"/>
          <w:szCs w:val="28"/>
        </w:rPr>
      </w:pPr>
      <w:r w:rsidRPr="002058BF">
        <w:rPr>
          <w:rFonts w:ascii="Times New Roman" w:eastAsia="Times New Roman" w:hAnsi="Times New Roman" w:cs="Times New Roman"/>
          <w:bCs/>
          <w:color w:val="000000"/>
          <w:sz w:val="24"/>
          <w:szCs w:val="28"/>
        </w:rPr>
        <w:t>“salt water is a good conductor of electricity”.</w:t>
      </w:r>
    </w:p>
    <w:p w:rsidR="003A5E88" w:rsidRDefault="00EB6702" w:rsidP="00B3053E">
      <w:pPr>
        <w:spacing w:line="360" w:lineRule="auto"/>
        <w:jc w:val="both"/>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        </w:t>
      </w:r>
      <w:r w:rsidR="004E08A2" w:rsidRPr="002058BF">
        <w:rPr>
          <w:rFonts w:ascii="Times New Roman" w:eastAsia="Times New Roman" w:hAnsi="Times New Roman" w:cs="Times New Roman"/>
          <w:bCs/>
          <w:color w:val="000000"/>
          <w:sz w:val="24"/>
          <w:szCs w:val="28"/>
        </w:rPr>
        <w:t>As the loose ends of the rain detector circuit come in contact with rain water, the circuit gets completed and there is flow of charge through the components. The sensor sends a high data when it is raining, and low data when it is not, to the PIC microcontroller’s ADC pins.</w:t>
      </w:r>
      <w:r>
        <w:rPr>
          <w:rFonts w:ascii="Times New Roman" w:eastAsia="Times New Roman" w:hAnsi="Times New Roman" w:cs="Times New Roman"/>
          <w:bCs/>
          <w:color w:val="000000"/>
          <w:sz w:val="24"/>
          <w:szCs w:val="28"/>
        </w:rPr>
        <w:t>T</w:t>
      </w:r>
      <w:r w:rsidR="004E08A2" w:rsidRPr="002058BF">
        <w:rPr>
          <w:rFonts w:ascii="Times New Roman" w:eastAsia="Times New Roman" w:hAnsi="Times New Roman" w:cs="Times New Roman"/>
          <w:bCs/>
          <w:color w:val="000000"/>
          <w:sz w:val="24"/>
          <w:szCs w:val="28"/>
        </w:rPr>
        <w:t xml:space="preserve">he incoming data is in analog, which is converted to digital </w:t>
      </w:r>
      <w:r>
        <w:rPr>
          <w:rFonts w:ascii="Times New Roman" w:eastAsia="Times New Roman" w:hAnsi="Times New Roman" w:cs="Times New Roman"/>
          <w:bCs/>
          <w:color w:val="000000"/>
          <w:sz w:val="24"/>
          <w:szCs w:val="28"/>
        </w:rPr>
        <w:t>form by the ADC. The result is</w:t>
      </w:r>
      <w:r w:rsidR="004E08A2" w:rsidRPr="002058BF">
        <w:rPr>
          <w:rFonts w:ascii="Times New Roman" w:eastAsia="Times New Roman" w:hAnsi="Times New Roman" w:cs="Times New Roman"/>
          <w:bCs/>
          <w:color w:val="000000"/>
          <w:sz w:val="24"/>
          <w:szCs w:val="28"/>
        </w:rPr>
        <w:t xml:space="preserve"> stored in ADRESH and ADRESL registers of the memory</w:t>
      </w:r>
      <w:r>
        <w:rPr>
          <w:rFonts w:ascii="Times New Roman" w:eastAsia="Times New Roman" w:hAnsi="Times New Roman" w:cs="Times New Roman"/>
          <w:bCs/>
          <w:color w:val="000000"/>
          <w:sz w:val="24"/>
          <w:szCs w:val="28"/>
        </w:rPr>
        <w:t xml:space="preserve">. </w:t>
      </w:r>
    </w:p>
    <w:p w:rsidR="00B3053E" w:rsidRPr="002058BF" w:rsidRDefault="003A5E88" w:rsidP="00B3053E">
      <w:pPr>
        <w:spacing w:line="360" w:lineRule="auto"/>
        <w:jc w:val="both"/>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 xml:space="preserve">       </w:t>
      </w:r>
      <w:r w:rsidR="004E08A2" w:rsidRPr="002058BF">
        <w:rPr>
          <w:rFonts w:ascii="Times New Roman" w:eastAsia="Times New Roman" w:hAnsi="Times New Roman" w:cs="Times New Roman"/>
          <w:bCs/>
          <w:color w:val="000000"/>
          <w:sz w:val="24"/>
          <w:szCs w:val="28"/>
        </w:rPr>
        <w:t xml:space="preserve">The code fetches the required data and computes it according to the program written. Corresponding output is sent to the </w:t>
      </w:r>
      <w:r w:rsidR="00B3053E" w:rsidRPr="002058BF">
        <w:rPr>
          <w:rFonts w:ascii="Times New Roman" w:eastAsia="Times New Roman" w:hAnsi="Times New Roman" w:cs="Times New Roman"/>
          <w:bCs/>
          <w:color w:val="000000"/>
          <w:sz w:val="24"/>
          <w:szCs w:val="28"/>
        </w:rPr>
        <w:t>stepper motor driver.Therefore the cloth line is pulled in when it rains. And rolled out when it is not raining.</w:t>
      </w:r>
    </w:p>
    <w:p w:rsidR="00A940CC" w:rsidRDefault="00A940CC" w:rsidP="00B3053E">
      <w:pPr>
        <w:spacing w:line="36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28"/>
          <w:szCs w:val="28"/>
          <w:u w:val="single"/>
        </w:rPr>
      </w:pPr>
    </w:p>
    <w:p w:rsidR="00751071" w:rsidRDefault="00751071" w:rsidP="00B62DF8">
      <w:pPr>
        <w:spacing w:line="240" w:lineRule="auto"/>
        <w:jc w:val="center"/>
        <w:rPr>
          <w:rFonts w:ascii="Times New Roman" w:eastAsia="Times New Roman" w:hAnsi="Times New Roman" w:cs="Times New Roman"/>
          <w:b/>
          <w:bCs/>
          <w:color w:val="000000"/>
          <w:sz w:val="36"/>
          <w:szCs w:val="28"/>
          <w:u w:val="single"/>
        </w:rPr>
      </w:pPr>
      <w:r w:rsidRPr="00751071">
        <w:rPr>
          <w:rFonts w:ascii="Times New Roman" w:eastAsia="Times New Roman" w:hAnsi="Times New Roman" w:cs="Times New Roman"/>
          <w:b/>
          <w:bCs/>
          <w:color w:val="000000"/>
          <w:sz w:val="36"/>
          <w:szCs w:val="28"/>
          <w:u w:val="single"/>
        </w:rPr>
        <w:t>BLOCK DIAG</w:t>
      </w:r>
      <w:r w:rsidR="00B62DF8">
        <w:rPr>
          <w:rFonts w:ascii="Times New Roman" w:eastAsia="Times New Roman" w:hAnsi="Times New Roman" w:cs="Times New Roman"/>
          <w:b/>
          <w:bCs/>
          <w:color w:val="000000"/>
          <w:sz w:val="36"/>
          <w:szCs w:val="28"/>
          <w:u w:val="single"/>
        </w:rPr>
        <w:t>RAM</w:t>
      </w:r>
    </w:p>
    <w:p w:rsidR="00B62DF8" w:rsidRDefault="00B62DF8" w:rsidP="00B62DF8">
      <w:pPr>
        <w:spacing w:line="240" w:lineRule="auto"/>
        <w:rPr>
          <w:rFonts w:ascii="Times New Roman" w:eastAsia="Times New Roman" w:hAnsi="Times New Roman" w:cs="Times New Roman"/>
          <w:b/>
          <w:bCs/>
          <w:color w:val="000000"/>
          <w:sz w:val="36"/>
          <w:szCs w:val="28"/>
          <w:u w:val="single"/>
        </w:rPr>
      </w:pPr>
    </w:p>
    <w:p w:rsidR="00751071" w:rsidRPr="00751071" w:rsidRDefault="00751071" w:rsidP="004653EB">
      <w:pPr>
        <w:spacing w:line="240" w:lineRule="auto"/>
        <w:jc w:val="center"/>
        <w:rPr>
          <w:rFonts w:ascii="Times New Roman" w:eastAsia="Times New Roman" w:hAnsi="Times New Roman" w:cs="Times New Roman"/>
          <w:b/>
          <w:bCs/>
          <w:color w:val="000000"/>
          <w:sz w:val="36"/>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B62DF8" w:rsidRDefault="009D7739" w:rsidP="004653EB">
      <w:pPr>
        <w:spacing w:line="240" w:lineRule="auto"/>
        <w:jc w:val="center"/>
        <w:rPr>
          <w:rFonts w:ascii="Times New Roman" w:eastAsia="Times New Roman" w:hAnsi="Times New Roman" w:cs="Times New Roman"/>
          <w:b/>
          <w:bCs/>
          <w:color w:val="000000"/>
          <w:sz w:val="28"/>
          <w:szCs w:val="28"/>
          <w:u w:val="single"/>
        </w:rPr>
      </w:pPr>
      <w:r w:rsidRPr="009D7739">
        <w:rPr>
          <w:rFonts w:ascii="Times New Roman" w:eastAsia="Times New Roman" w:hAnsi="Times New Roman" w:cs="Times New Roman"/>
          <w:b/>
          <w:bCs/>
          <w:noProof/>
          <w:color w:val="000000"/>
          <w:sz w:val="36"/>
          <w:szCs w:val="28"/>
          <w:u w:val="single"/>
          <w:lang w:bidi="ml-IN"/>
        </w:rPr>
        <w:pict>
          <v:roundrect id="_x0000_s1029" style="position:absolute;left:0;text-align:left;margin-left:324.35pt;margin-top:23.55pt;width:109.5pt;height:54pt;z-index:251661312" arcsize="10923f">
            <v:textbox>
              <w:txbxContent>
                <w:p w:rsidR="00B62DF8" w:rsidRDefault="00B62DF8" w:rsidP="00B62DF8">
                  <w:r>
                    <w:t xml:space="preserve">BIPOLAR  STEPPER      </w:t>
                  </w:r>
                </w:p>
                <w:p w:rsidR="00B62DF8" w:rsidRDefault="00B62DF8" w:rsidP="00B62DF8">
                  <w:r>
                    <w:t xml:space="preserve">           MOTOR  </w:t>
                  </w:r>
                </w:p>
                <w:p w:rsidR="00B62DF8" w:rsidRDefault="00B62DF8" w:rsidP="00B62DF8"/>
                <w:p w:rsidR="00B62DF8" w:rsidRDefault="00B62DF8" w:rsidP="00B62DF8">
                  <w:r>
                    <w:t xml:space="preserve"> MOTOR</w:t>
                  </w:r>
                </w:p>
              </w:txbxContent>
            </v:textbox>
          </v:roundrect>
        </w:pict>
      </w:r>
      <w:r w:rsidRPr="009D7739">
        <w:rPr>
          <w:rFonts w:ascii="Times New Roman" w:eastAsia="Times New Roman" w:hAnsi="Times New Roman" w:cs="Times New Roman"/>
          <w:b/>
          <w:bCs/>
          <w:noProof/>
          <w:color w:val="000000"/>
          <w:sz w:val="36"/>
          <w:szCs w:val="28"/>
          <w:u w:val="single"/>
          <w:lang w:bidi="ml-IN"/>
        </w:rPr>
        <w:pict>
          <v:roundrect id="_x0000_s1028" style="position:absolute;left:0;text-align:left;margin-left:223.1pt;margin-top:28.8pt;width:67.5pt;height:43.5pt;z-index:251660288" arcsize="10923f">
            <v:textbox>
              <w:txbxContent>
                <w:p w:rsidR="00B62DF8" w:rsidRDefault="00B62DF8" w:rsidP="00B62DF8">
                  <w:r>
                    <w:t>DRIVER  IC MODULE</w:t>
                  </w:r>
                </w:p>
              </w:txbxContent>
            </v:textbox>
          </v:roundrect>
        </w:pict>
      </w:r>
      <w:r w:rsidRPr="009D7739">
        <w:rPr>
          <w:rFonts w:ascii="Times New Roman" w:eastAsia="Times New Roman" w:hAnsi="Times New Roman" w:cs="Times New Roman"/>
          <w:b/>
          <w:bCs/>
          <w:noProof/>
          <w:color w:val="000000"/>
          <w:sz w:val="36"/>
          <w:szCs w:val="28"/>
          <w:u w:val="single"/>
          <w:lang w:bidi="ml-IN"/>
        </w:rPr>
        <w:pict>
          <v:rect id="_x0000_s1035" style="position:absolute;left:0;text-align:left;margin-left:122.6pt;margin-top:13.05pt;width:69.75pt;height:81.75pt;z-index:251667456">
            <v:textbox>
              <w:txbxContent>
                <w:p w:rsidR="00B62DF8" w:rsidRDefault="00B62DF8">
                  <w:r>
                    <w:t>PIC16F877A</w:t>
                  </w:r>
                </w:p>
                <w:p w:rsidR="00B62DF8" w:rsidRDefault="00B62DF8">
                  <w:r>
                    <w:t xml:space="preserve">       ADC     </w:t>
                  </w:r>
                </w:p>
                <w:p w:rsidR="00B62DF8" w:rsidRDefault="00B62DF8">
                  <w:r>
                    <w:t xml:space="preserve">   MODULE</w:t>
                  </w:r>
                </w:p>
              </w:txbxContent>
            </v:textbox>
          </v:rect>
        </w:pict>
      </w:r>
      <w:r w:rsidRPr="009D7739">
        <w:rPr>
          <w:rFonts w:ascii="Times New Roman" w:eastAsia="Times New Roman" w:hAnsi="Times New Roman" w:cs="Times New Roman"/>
          <w:b/>
          <w:bCs/>
          <w:noProof/>
          <w:color w:val="000000"/>
          <w:sz w:val="36"/>
          <w:szCs w:val="28"/>
          <w:u w:val="single"/>
          <w:lang w:bidi="ml-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94.1pt;margin-top:45.3pt;width:28.5pt;height:7.15pt;z-index:251671552"/>
        </w:pict>
      </w:r>
      <w:r w:rsidRPr="009D7739">
        <w:rPr>
          <w:rFonts w:ascii="Times New Roman" w:eastAsia="Times New Roman" w:hAnsi="Times New Roman" w:cs="Times New Roman"/>
          <w:b/>
          <w:bCs/>
          <w:noProof/>
          <w:color w:val="000000"/>
          <w:sz w:val="36"/>
          <w:szCs w:val="28"/>
          <w:u w:val="single"/>
          <w:lang w:bidi="ml-IN"/>
        </w:rPr>
        <w:pict>
          <v:shape id="_x0000_s1039" type="#_x0000_t13" style="position:absolute;left:0;text-align:left;margin-left:290.6pt;margin-top:44.15pt;width:33.75pt;height:7.15pt;z-index:251670528"/>
        </w:pict>
      </w:r>
      <w:r w:rsidRPr="009D7739">
        <w:rPr>
          <w:rFonts w:ascii="Times New Roman" w:eastAsia="Times New Roman" w:hAnsi="Times New Roman" w:cs="Times New Roman"/>
          <w:b/>
          <w:bCs/>
          <w:noProof/>
          <w:color w:val="000000"/>
          <w:sz w:val="36"/>
          <w:szCs w:val="28"/>
          <w:u w:val="single"/>
          <w:lang w:bidi="ml-IN"/>
        </w:rPr>
        <w:pict>
          <v:shape id="_x0000_s1037" type="#_x0000_t13" style="position:absolute;left:0;text-align:left;margin-left:192.35pt;margin-top:45.3pt;width:30.75pt;height:7.15pt;z-index:251669504"/>
        </w:pict>
      </w:r>
      <w:r w:rsidRPr="009D7739">
        <w:rPr>
          <w:rFonts w:ascii="Times New Roman" w:eastAsia="Times New Roman" w:hAnsi="Times New Roman" w:cs="Times New Roman"/>
          <w:b/>
          <w:bCs/>
          <w:noProof/>
          <w:color w:val="000000"/>
          <w:sz w:val="36"/>
          <w:szCs w:val="28"/>
          <w:u w:val="single"/>
          <w:lang w:bidi="ml-IN"/>
        </w:rPr>
        <w:pict>
          <v:roundrect id="_x0000_s1026" style="position:absolute;left:0;text-align:left;margin-left:12.35pt;margin-top:38.55pt;width:81.75pt;height:29.25pt;z-index:251658240" arcsize="10923f">
            <v:textbox>
              <w:txbxContent>
                <w:p w:rsidR="00B62DF8" w:rsidRDefault="00B62DF8" w:rsidP="00B62DF8">
                  <w:r>
                    <w:t>RAIN  SENSOR</w:t>
                  </w:r>
                </w:p>
              </w:txbxContent>
            </v:textbox>
          </v:roundrect>
        </w:pict>
      </w:r>
      <w:r w:rsidRPr="009D7739">
        <w:rPr>
          <w:rFonts w:ascii="Times New Roman" w:eastAsia="Times New Roman" w:hAnsi="Times New Roman" w:cs="Times New Roman"/>
          <w:b/>
          <w:bCs/>
          <w:noProof/>
          <w:color w:val="000000"/>
          <w:sz w:val="36"/>
          <w:szCs w:val="28"/>
          <w:u w:val="single"/>
          <w:lang w:bidi="ml-IN"/>
        </w:rPr>
        <w:pict>
          <v:roundrect id="_x0000_s1030" style="position:absolute;left:0;text-align:left;margin-left:341.6pt;margin-top:133.05pt;width:85.5pt;height:29.25pt;z-index:251662336" arcsize="10923f">
            <v:textbox>
              <w:txbxContent>
                <w:p w:rsidR="00B62DF8" w:rsidRDefault="00B62DF8" w:rsidP="00B62DF8">
                  <w:r>
                    <w:t>CLOTHES-LINE</w:t>
                  </w:r>
                </w:p>
              </w:txbxContent>
            </v:textbox>
          </v:roundrect>
        </w:pict>
      </w:r>
      <w:r>
        <w:rPr>
          <w:rFonts w:ascii="Times New Roman" w:eastAsia="Times New Roman" w:hAnsi="Times New Roman" w:cs="Times New Roman"/>
          <w:b/>
          <w:bCs/>
          <w:noProof/>
          <w:color w:val="000000"/>
          <w:sz w:val="28"/>
          <w:szCs w:val="28"/>
          <w:u w:val="single"/>
          <w:lang w:bidi="ml-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3" type="#_x0000_t67" style="position:absolute;left:0;text-align:left;margin-left:379.1pt;margin-top:77.55pt;width:7.15pt;height:55.5pt;z-index:251672576">
            <v:textbox style="layout-flow:vertical-ideographic"/>
          </v:shape>
        </w:pict>
      </w: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B62DF8" w:rsidRDefault="00A0698F" w:rsidP="00A0698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Pr="00B62DF8" w:rsidRDefault="00B62DF8" w:rsidP="00A0698F">
      <w:pPr>
        <w:spacing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w:t>
      </w:r>
      <w:r w:rsidRPr="00B62DF8">
        <w:rPr>
          <w:rFonts w:ascii="Times New Roman" w:eastAsia="Times New Roman" w:hAnsi="Times New Roman" w:cs="Times New Roman"/>
          <w:i/>
          <w:iCs/>
          <w:color w:val="000000"/>
          <w:sz w:val="24"/>
          <w:szCs w:val="24"/>
        </w:rPr>
        <w:t>Fig 1:Block diagram</w:t>
      </w: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B62DF8" w:rsidRDefault="00B62DF8" w:rsidP="00A0698F">
      <w:pPr>
        <w:spacing w:line="240" w:lineRule="auto"/>
        <w:rPr>
          <w:rFonts w:ascii="Times New Roman" w:eastAsia="Times New Roman" w:hAnsi="Times New Roman" w:cs="Times New Roman"/>
          <w:b/>
          <w:bCs/>
          <w:color w:val="000000"/>
          <w:sz w:val="28"/>
          <w:szCs w:val="28"/>
        </w:rPr>
      </w:pPr>
    </w:p>
    <w:p w:rsidR="003A5E88" w:rsidRPr="00A0698F" w:rsidRDefault="00B62DF8" w:rsidP="00A0698F">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A0698F">
        <w:rPr>
          <w:rFonts w:ascii="Times New Roman" w:eastAsia="Times New Roman" w:hAnsi="Times New Roman" w:cs="Times New Roman"/>
          <w:b/>
          <w:bCs/>
          <w:color w:val="000000"/>
          <w:sz w:val="28"/>
          <w:szCs w:val="28"/>
        </w:rPr>
        <w:t xml:space="preserve">     </w:t>
      </w:r>
      <w:r w:rsidR="003A5E88" w:rsidRPr="003A5E88">
        <w:rPr>
          <w:rFonts w:ascii="Times New Roman" w:eastAsia="Times New Roman" w:hAnsi="Times New Roman" w:cs="Times New Roman"/>
          <w:b/>
          <w:bCs/>
          <w:color w:val="000000"/>
          <w:sz w:val="28"/>
          <w:szCs w:val="28"/>
          <w:u w:val="single"/>
        </w:rPr>
        <w:t xml:space="preserve">CIRCUIT </w:t>
      </w:r>
      <w:r w:rsidR="003A5E88">
        <w:rPr>
          <w:rFonts w:ascii="Times New Roman" w:eastAsia="Times New Roman" w:hAnsi="Times New Roman" w:cs="Times New Roman"/>
          <w:b/>
          <w:bCs/>
          <w:color w:val="000000"/>
          <w:sz w:val="28"/>
          <w:szCs w:val="28"/>
          <w:u w:val="single"/>
        </w:rPr>
        <w:t>DIAGRAM</w:t>
      </w:r>
    </w:p>
    <w:p w:rsidR="003A5E88" w:rsidRDefault="003A5E88" w:rsidP="003A5E88">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A5E8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p>
    <w:p w:rsidR="003A5E88" w:rsidRPr="00C40D02" w:rsidRDefault="00C40D02" w:rsidP="003A5E88">
      <w:pPr>
        <w:spacing w:line="240" w:lineRule="auto"/>
        <w:rPr>
          <w:rFonts w:ascii="Times New Roman" w:eastAsia="Times New Roman" w:hAnsi="Times New Roman" w:cs="Times New Roman"/>
          <w:b/>
          <w:bCs/>
          <w:color w:val="000000"/>
          <w:sz w:val="28"/>
          <w:szCs w:val="28"/>
          <w:u w:val="single"/>
        </w:rPr>
      </w:pPr>
      <w:r w:rsidRPr="00C40D02">
        <w:rPr>
          <w:rFonts w:ascii="Times New Roman" w:eastAsia="Times New Roman" w:hAnsi="Times New Roman" w:cs="Times New Roman"/>
          <w:color w:val="000000"/>
          <w:sz w:val="24"/>
          <w:szCs w:val="28"/>
        </w:rPr>
        <w:t xml:space="preserve">                                                             </w:t>
      </w:r>
      <w:r w:rsidR="003A5E88" w:rsidRPr="00C40D02">
        <w:rPr>
          <w:rFonts w:ascii="Times New Roman" w:eastAsia="Times New Roman" w:hAnsi="Times New Roman" w:cs="Times New Roman"/>
          <w:color w:val="000000"/>
          <w:sz w:val="24"/>
          <w:szCs w:val="28"/>
          <w:u w:val="single"/>
        </w:rPr>
        <w:t>RAIN SENSOR</w:t>
      </w:r>
    </w:p>
    <w:p w:rsidR="003A5E88" w:rsidRDefault="003A5E88" w:rsidP="003A5E88">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4"/>
          <w:szCs w:val="28"/>
        </w:rPr>
        <w:t xml:space="preserve">   </w:t>
      </w:r>
    </w:p>
    <w:p w:rsidR="003A5E88" w:rsidRPr="003A5E88" w:rsidRDefault="00C40D02" w:rsidP="003A5E88">
      <w:pPr>
        <w:spacing w:line="240" w:lineRule="auto"/>
        <w:rPr>
          <w:rFonts w:ascii="Times New Roman" w:eastAsia="Times New Roman" w:hAnsi="Times New Roman" w:cs="Times New Roman"/>
          <w:color w:val="000000"/>
          <w:sz w:val="24"/>
          <w:szCs w:val="28"/>
          <w:u w:val="single"/>
        </w:rPr>
      </w:pPr>
      <w:r>
        <w:rPr>
          <w:rFonts w:ascii="Times New Roman" w:eastAsia="Times New Roman" w:hAnsi="Times New Roman" w:cs="Times New Roman"/>
          <w:color w:val="000000"/>
          <w:sz w:val="24"/>
          <w:szCs w:val="28"/>
        </w:rPr>
        <w:t xml:space="preserve">   </w:t>
      </w:r>
      <w:r w:rsidR="003A5E88" w:rsidRPr="003A5E88">
        <w:rPr>
          <w:rFonts w:ascii="Times New Roman" w:eastAsia="Times New Roman" w:hAnsi="Times New Roman" w:cs="Times New Roman"/>
          <w:b/>
          <w:bCs/>
          <w:noProof/>
          <w:color w:val="000000"/>
          <w:sz w:val="28"/>
          <w:szCs w:val="28"/>
          <w:lang w:bidi="ml-IN"/>
        </w:rPr>
        <w:drawing>
          <wp:inline distT="0" distB="0" distL="0" distR="0">
            <wp:extent cx="5562600" cy="4634345"/>
            <wp:effectExtent l="19050" t="0" r="0" b="0"/>
            <wp:docPr id="4" name="Picture 3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srcRect l="10984" t="23958" r="35561" b="32292"/>
                    <a:stretch>
                      <a:fillRect/>
                    </a:stretch>
                  </pic:blipFill>
                  <pic:spPr bwMode="auto">
                    <a:xfrm>
                      <a:off x="0" y="0"/>
                      <a:ext cx="5562600" cy="4634345"/>
                    </a:xfrm>
                    <a:prstGeom prst="rect">
                      <a:avLst/>
                    </a:prstGeom>
                    <a:noFill/>
                    <a:ln w="9525">
                      <a:noFill/>
                      <a:miter lim="800000"/>
                      <a:headEnd/>
                      <a:tailEnd/>
                    </a:ln>
                    <a:effectLst/>
                  </pic:spPr>
                </pic:pic>
              </a:graphicData>
            </a:graphic>
          </wp:inline>
        </w:drawing>
      </w:r>
    </w:p>
    <w:p w:rsidR="003A5E88" w:rsidRPr="00C40D02" w:rsidRDefault="003A5E88" w:rsidP="003A5E88">
      <w:pPr>
        <w:spacing w:line="240" w:lineRule="auto"/>
        <w:rPr>
          <w:rFonts w:ascii="Times New Roman" w:eastAsia="Times New Roman" w:hAnsi="Times New Roman" w:cs="Times New Roman"/>
          <w:i/>
          <w:iCs/>
          <w:color w:val="000000"/>
          <w:sz w:val="24"/>
          <w:szCs w:val="28"/>
        </w:rPr>
      </w:pPr>
      <w:r w:rsidRPr="00C40D02">
        <w:rPr>
          <w:rFonts w:ascii="Times New Roman" w:eastAsia="Times New Roman" w:hAnsi="Times New Roman" w:cs="Times New Roman"/>
          <w:i/>
          <w:iCs/>
          <w:color w:val="000000"/>
          <w:sz w:val="24"/>
          <w:szCs w:val="28"/>
        </w:rPr>
        <w:t xml:space="preserve">                       </w:t>
      </w:r>
      <w:r w:rsidR="00C40D02" w:rsidRPr="00C40D02">
        <w:rPr>
          <w:rFonts w:ascii="Times New Roman" w:eastAsia="Times New Roman" w:hAnsi="Times New Roman" w:cs="Times New Roman"/>
          <w:i/>
          <w:iCs/>
          <w:color w:val="000000"/>
          <w:sz w:val="24"/>
          <w:szCs w:val="28"/>
        </w:rPr>
        <w:t xml:space="preserve">                            </w:t>
      </w:r>
      <w:r w:rsidRPr="00C40D02">
        <w:rPr>
          <w:rFonts w:ascii="Times New Roman" w:eastAsia="Times New Roman" w:hAnsi="Times New Roman" w:cs="Times New Roman"/>
          <w:i/>
          <w:iCs/>
          <w:color w:val="000000"/>
          <w:sz w:val="24"/>
          <w:szCs w:val="28"/>
        </w:rPr>
        <w:t xml:space="preserve"> </w:t>
      </w:r>
      <w:r w:rsidR="00C40D02" w:rsidRPr="00C40D02">
        <w:rPr>
          <w:rFonts w:ascii="Times New Roman" w:eastAsia="Times New Roman" w:hAnsi="Times New Roman" w:cs="Times New Roman"/>
          <w:i/>
          <w:iCs/>
          <w:color w:val="000000"/>
          <w:sz w:val="24"/>
          <w:szCs w:val="28"/>
        </w:rPr>
        <w:t>Fig 2:Rain sensor circuit diagram</w:t>
      </w:r>
    </w:p>
    <w:p w:rsidR="003A5E88" w:rsidRDefault="003A5E88" w:rsidP="003A5E88">
      <w:pPr>
        <w:spacing w:line="240" w:lineRule="auto"/>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 xml:space="preserve">                                                        </w:t>
      </w: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Default="003A5E88" w:rsidP="003A5E88">
      <w:pPr>
        <w:spacing w:line="240" w:lineRule="auto"/>
        <w:rPr>
          <w:rFonts w:ascii="Times New Roman" w:eastAsia="Times New Roman" w:hAnsi="Times New Roman" w:cs="Times New Roman"/>
          <w:color w:val="000000"/>
          <w:sz w:val="24"/>
          <w:szCs w:val="28"/>
        </w:rPr>
      </w:pPr>
    </w:p>
    <w:p w:rsidR="003A5E88" w:rsidRPr="003A5E88" w:rsidRDefault="00C40D02" w:rsidP="003A5E88">
      <w:pPr>
        <w:spacing w:line="240" w:lineRule="auto"/>
        <w:rPr>
          <w:rFonts w:ascii="Times New Roman" w:eastAsia="Times New Roman" w:hAnsi="Times New Roman" w:cs="Times New Roman"/>
          <w:color w:val="000000"/>
          <w:sz w:val="24"/>
          <w:szCs w:val="28"/>
          <w:u w:val="single"/>
        </w:rPr>
      </w:pPr>
      <w:r>
        <w:rPr>
          <w:rFonts w:ascii="Times New Roman" w:eastAsia="Times New Roman" w:hAnsi="Times New Roman" w:cs="Times New Roman"/>
          <w:color w:val="000000"/>
          <w:sz w:val="24"/>
          <w:szCs w:val="28"/>
        </w:rPr>
        <w:t xml:space="preserve">                                                           </w:t>
      </w:r>
      <w:r w:rsidR="003A5E88">
        <w:rPr>
          <w:rFonts w:ascii="Times New Roman" w:eastAsia="Times New Roman" w:hAnsi="Times New Roman" w:cs="Times New Roman"/>
          <w:color w:val="000000"/>
          <w:sz w:val="24"/>
          <w:szCs w:val="28"/>
        </w:rPr>
        <w:t xml:space="preserve">  </w:t>
      </w:r>
      <w:r w:rsidR="003A5E88" w:rsidRPr="003A5E88">
        <w:rPr>
          <w:rFonts w:ascii="Times New Roman" w:eastAsia="Times New Roman" w:hAnsi="Times New Roman" w:cs="Times New Roman"/>
          <w:color w:val="000000"/>
          <w:sz w:val="24"/>
          <w:szCs w:val="28"/>
          <w:u w:val="single"/>
        </w:rPr>
        <w:t>MAIN CIRCUIT</w:t>
      </w:r>
    </w:p>
    <w:p w:rsidR="003A5E88" w:rsidRDefault="003A5E88" w:rsidP="003A5E88">
      <w:pPr>
        <w:spacing w:line="240" w:lineRule="auto"/>
        <w:rPr>
          <w:rFonts w:ascii="Times New Roman" w:eastAsia="Times New Roman" w:hAnsi="Times New Roman" w:cs="Times New Roman"/>
          <w:color w:val="000000"/>
          <w:sz w:val="24"/>
          <w:szCs w:val="28"/>
          <w:u w:val="single"/>
        </w:rPr>
      </w:pPr>
    </w:p>
    <w:p w:rsidR="00751071" w:rsidRPr="003A5E88" w:rsidRDefault="003A5E88" w:rsidP="00C40D02">
      <w:pPr>
        <w:spacing w:line="240" w:lineRule="auto"/>
        <w:ind w:left="90" w:right="112"/>
        <w:rPr>
          <w:rFonts w:ascii="Times New Roman" w:eastAsia="Times New Roman" w:hAnsi="Times New Roman" w:cs="Times New Roman"/>
          <w:color w:val="000000"/>
          <w:sz w:val="24"/>
          <w:szCs w:val="28"/>
          <w:u w:val="single"/>
        </w:rPr>
      </w:pPr>
      <w:r>
        <w:rPr>
          <w:rFonts w:ascii="Times New Roman" w:eastAsia="Times New Roman" w:hAnsi="Times New Roman" w:cs="Times New Roman"/>
          <w:color w:val="000000"/>
          <w:sz w:val="24"/>
          <w:szCs w:val="28"/>
        </w:rPr>
        <w:t xml:space="preserve">  </w:t>
      </w:r>
      <w:r w:rsidR="00751071" w:rsidRPr="003A5E88">
        <w:rPr>
          <w:rFonts w:ascii="Times New Roman" w:eastAsia="Times New Roman" w:hAnsi="Times New Roman" w:cs="Times New Roman"/>
          <w:b/>
          <w:bCs/>
          <w:noProof/>
          <w:color w:val="000000"/>
          <w:sz w:val="28"/>
          <w:szCs w:val="28"/>
          <w:lang w:bidi="ml-IN"/>
        </w:rPr>
        <w:drawing>
          <wp:inline distT="0" distB="0" distL="0" distR="0">
            <wp:extent cx="5667375" cy="4200525"/>
            <wp:effectExtent l="19050" t="0" r="9525" b="0"/>
            <wp:docPr id="34" name="Picture 3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srcRect l="5943" t="8696" r="3214" b="11594"/>
                    <a:stretch>
                      <a:fillRect/>
                    </a:stretch>
                  </pic:blipFill>
                  <pic:spPr bwMode="auto">
                    <a:xfrm>
                      <a:off x="0" y="0"/>
                      <a:ext cx="5667375" cy="4200525"/>
                    </a:xfrm>
                    <a:prstGeom prst="rect">
                      <a:avLst/>
                    </a:prstGeom>
                    <a:noFill/>
                    <a:ln w="9525">
                      <a:noFill/>
                      <a:miter lim="800000"/>
                      <a:headEnd/>
                      <a:tailEnd/>
                    </a:ln>
                    <a:effectLst/>
                  </pic:spPr>
                </pic:pic>
              </a:graphicData>
            </a:graphic>
          </wp:inline>
        </w:drawing>
      </w:r>
    </w:p>
    <w:p w:rsidR="002058BF" w:rsidRPr="00C40D02" w:rsidRDefault="00C40D02" w:rsidP="00C40D02">
      <w:pPr>
        <w:spacing w:line="240" w:lineRule="auto"/>
        <w:rPr>
          <w:rFonts w:ascii="Times New Roman" w:eastAsia="Times New Roman" w:hAnsi="Times New Roman" w:cs="Times New Roman"/>
          <w:i/>
          <w:iCs/>
          <w:color w:val="000000"/>
          <w:sz w:val="24"/>
          <w:szCs w:val="24"/>
        </w:rPr>
      </w:pPr>
      <w:r w:rsidRPr="00C40D02">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i/>
          <w:iCs/>
          <w:color w:val="000000"/>
          <w:sz w:val="24"/>
          <w:szCs w:val="24"/>
        </w:rPr>
        <w:t xml:space="preserve">                             </w:t>
      </w:r>
      <w:r w:rsidRPr="00C40D02">
        <w:rPr>
          <w:rFonts w:ascii="Times New Roman" w:eastAsia="Times New Roman" w:hAnsi="Times New Roman" w:cs="Times New Roman"/>
          <w:i/>
          <w:iCs/>
          <w:color w:val="000000"/>
          <w:sz w:val="24"/>
          <w:szCs w:val="24"/>
        </w:rPr>
        <w:t>Fig 3:Circuit diagram</w:t>
      </w:r>
    </w:p>
    <w:p w:rsidR="003A5E88" w:rsidRDefault="003A5E88"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A940CC" w:rsidRPr="00C40D02" w:rsidRDefault="00A0698F" w:rsidP="00C40D02">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                                         </w:t>
      </w:r>
      <w:r w:rsidR="00C40D02" w:rsidRPr="00C40D02">
        <w:rPr>
          <w:rFonts w:ascii="Times New Roman" w:eastAsia="Times New Roman" w:hAnsi="Times New Roman" w:cs="Times New Roman"/>
          <w:b/>
          <w:bCs/>
          <w:color w:val="000000"/>
          <w:sz w:val="28"/>
          <w:szCs w:val="28"/>
        </w:rPr>
        <w:t xml:space="preserve"> </w:t>
      </w:r>
      <w:r w:rsidR="00751071" w:rsidRPr="00C40D02">
        <w:rPr>
          <w:rFonts w:ascii="Times New Roman" w:eastAsia="Times New Roman" w:hAnsi="Times New Roman" w:cs="Times New Roman"/>
          <w:b/>
          <w:bCs/>
          <w:color w:val="000000"/>
          <w:sz w:val="28"/>
          <w:szCs w:val="28"/>
          <w:u w:val="single"/>
        </w:rPr>
        <w:t xml:space="preserve">CIRCUIT DESCRIPTION </w:t>
      </w:r>
    </w:p>
    <w:p w:rsidR="00751071" w:rsidRPr="002058BF" w:rsidRDefault="00751071" w:rsidP="00751071">
      <w:pPr>
        <w:spacing w:line="360" w:lineRule="auto"/>
        <w:ind w:firstLine="720"/>
        <w:rPr>
          <w:rFonts w:ascii="Times New Roman" w:hAnsi="Times New Roman" w:cs="Times New Roman"/>
          <w:sz w:val="24"/>
          <w:szCs w:val="32"/>
        </w:rPr>
      </w:pPr>
    </w:p>
    <w:p w:rsidR="00751071" w:rsidRPr="002058BF" w:rsidRDefault="00751071" w:rsidP="00C40D02">
      <w:pPr>
        <w:spacing w:line="360" w:lineRule="auto"/>
        <w:ind w:left="90" w:firstLine="630"/>
        <w:rPr>
          <w:rFonts w:ascii="Times New Roman" w:hAnsi="Times New Roman" w:cs="Times New Roman"/>
          <w:sz w:val="24"/>
          <w:szCs w:val="32"/>
        </w:rPr>
      </w:pPr>
      <w:r w:rsidRPr="002058BF">
        <w:rPr>
          <w:rFonts w:ascii="Times New Roman" w:hAnsi="Times New Roman" w:cs="Times New Roman"/>
          <w:sz w:val="24"/>
          <w:szCs w:val="32"/>
        </w:rPr>
        <w:t>The automatic cloth retrieval system consists of</w:t>
      </w:r>
      <w:r w:rsidR="00C40D02">
        <w:rPr>
          <w:rFonts w:ascii="Times New Roman" w:hAnsi="Times New Roman" w:cs="Times New Roman"/>
          <w:sz w:val="24"/>
          <w:szCs w:val="32"/>
        </w:rPr>
        <w:t xml:space="preserve"> </w:t>
      </w:r>
      <w:r w:rsidRPr="002058BF">
        <w:rPr>
          <w:rFonts w:ascii="Times New Roman" w:hAnsi="Times New Roman" w:cs="Times New Roman"/>
          <w:sz w:val="24"/>
          <w:szCs w:val="32"/>
        </w:rPr>
        <w:t xml:space="preserve"> PIC16F877A microcontroller, a simple rain sensor circuit, bipolar stepper motor and l298 bipolar stepper driver module.</w:t>
      </w:r>
    </w:p>
    <w:p w:rsidR="00751071" w:rsidRPr="002058BF" w:rsidRDefault="00C40D02" w:rsidP="00C40D02">
      <w:pPr>
        <w:spacing w:line="360" w:lineRule="auto"/>
        <w:rPr>
          <w:rFonts w:ascii="Times New Roman" w:hAnsi="Times New Roman" w:cs="Times New Roman"/>
          <w:sz w:val="24"/>
          <w:szCs w:val="32"/>
        </w:rPr>
      </w:pPr>
      <w:r w:rsidRPr="00C40D02">
        <w:rPr>
          <w:rFonts w:ascii="Times New Roman" w:hAnsi="Times New Roman" w:cs="Times New Roman"/>
          <w:sz w:val="24"/>
          <w:szCs w:val="32"/>
        </w:rPr>
        <w:t xml:space="preserve">            </w:t>
      </w:r>
      <w:r w:rsidR="00751071" w:rsidRPr="00C40D02">
        <w:rPr>
          <w:rFonts w:ascii="Times New Roman" w:hAnsi="Times New Roman" w:cs="Times New Roman"/>
          <w:sz w:val="24"/>
          <w:szCs w:val="32"/>
          <w:u w:val="single"/>
        </w:rPr>
        <w:t>Power supply</w:t>
      </w:r>
      <w:r w:rsidR="00751071" w:rsidRPr="002058BF">
        <w:rPr>
          <w:rFonts w:ascii="Times New Roman" w:hAnsi="Times New Roman" w:cs="Times New Roman"/>
          <w:sz w:val="24"/>
          <w:szCs w:val="32"/>
        </w:rPr>
        <w:t>: The PCB is powered on from the plug socket via an adapter.</w:t>
      </w:r>
      <w:r w:rsidR="00751071" w:rsidRPr="002058BF">
        <w:rPr>
          <w:rFonts w:ascii="Times New Roman" w:hAnsi="Times New Roman" w:cs="Times New Roman"/>
          <w:sz w:val="24"/>
          <w:szCs w:val="32"/>
          <w:lang w:bidi="ml-IN"/>
        </w:rPr>
        <w:t xml:space="preserve"> The 7805 voltage regulator IC provides +5V regulated power supply which is needed for the PIC.</w:t>
      </w:r>
    </w:p>
    <w:p w:rsidR="00751071" w:rsidRPr="002058BF" w:rsidRDefault="00751071" w:rsidP="00751071">
      <w:pPr>
        <w:spacing w:line="360" w:lineRule="auto"/>
        <w:ind w:firstLine="720"/>
        <w:rPr>
          <w:rFonts w:ascii="Times New Roman" w:hAnsi="Times New Roman" w:cs="Times New Roman"/>
          <w:sz w:val="24"/>
          <w:szCs w:val="32"/>
        </w:rPr>
      </w:pPr>
      <w:r w:rsidRPr="002058BF">
        <w:rPr>
          <w:rFonts w:ascii="Times New Roman" w:hAnsi="Times New Roman" w:cs="Times New Roman"/>
          <w:sz w:val="24"/>
          <w:szCs w:val="32"/>
          <w:u w:val="single"/>
        </w:rPr>
        <w:t>Rain sensor circuit</w:t>
      </w:r>
      <w:r w:rsidRPr="002058BF">
        <w:rPr>
          <w:rFonts w:ascii="Times New Roman" w:hAnsi="Times New Roman" w:cs="Times New Roman"/>
          <w:sz w:val="24"/>
          <w:szCs w:val="32"/>
        </w:rPr>
        <w:t>: A simple rain sensor circuit using resistors ,capacitor, transistor and a potentiometer  is implemented  for the purpose. When the two input wires with small metal rings attached to it(in order to increase the conductivity) come in contact with water the circuit gets closed .The output of this circuit is sent as the input to the built in analog to digital converter(ADC) of  the microcontroller using the program burnt into the PIC.</w:t>
      </w:r>
    </w:p>
    <w:p w:rsidR="00751071" w:rsidRPr="002058BF" w:rsidRDefault="00751071" w:rsidP="00751071">
      <w:pPr>
        <w:spacing w:line="360" w:lineRule="auto"/>
        <w:ind w:firstLine="720"/>
        <w:rPr>
          <w:rFonts w:ascii="Times New Roman" w:hAnsi="Times New Roman" w:cs="Times New Roman"/>
          <w:sz w:val="24"/>
          <w:szCs w:val="32"/>
        </w:rPr>
      </w:pPr>
      <w:r w:rsidRPr="002058BF">
        <w:rPr>
          <w:rFonts w:ascii="Times New Roman" w:hAnsi="Times New Roman" w:cs="Times New Roman"/>
          <w:sz w:val="24"/>
          <w:szCs w:val="32"/>
          <w:u w:val="single"/>
        </w:rPr>
        <w:t>PIC connections</w:t>
      </w:r>
      <w:r w:rsidRPr="002058BF">
        <w:rPr>
          <w:rFonts w:ascii="Times New Roman" w:hAnsi="Times New Roman" w:cs="Times New Roman"/>
          <w:sz w:val="24"/>
          <w:szCs w:val="32"/>
        </w:rPr>
        <w:t>: The crystal oscillator is connected between pin 13 and 14.Four PORT B pins  RB0,RB1,RB2,RB3 (pins 33-36) and four PORT C pins RC0,RC1,RC2,RC3 (pins 15-18) are used in this project.  Pin 1 is connected to  +5V.</w:t>
      </w:r>
    </w:p>
    <w:p w:rsidR="00751071" w:rsidRPr="002058BF" w:rsidRDefault="00751071" w:rsidP="00751071">
      <w:pPr>
        <w:spacing w:line="360" w:lineRule="auto"/>
        <w:ind w:firstLine="720"/>
        <w:rPr>
          <w:rFonts w:ascii="Times New Roman" w:hAnsi="Times New Roman" w:cs="Times New Roman"/>
          <w:sz w:val="24"/>
          <w:szCs w:val="32"/>
        </w:rPr>
      </w:pPr>
      <w:r w:rsidRPr="002058BF">
        <w:rPr>
          <w:rFonts w:ascii="Times New Roman" w:hAnsi="Times New Roman" w:cs="Times New Roman"/>
          <w:sz w:val="24"/>
          <w:szCs w:val="32"/>
          <w:u w:val="single"/>
        </w:rPr>
        <w:t>Motor driver module</w:t>
      </w:r>
      <w:r w:rsidRPr="002058BF">
        <w:rPr>
          <w:rFonts w:ascii="Times New Roman" w:hAnsi="Times New Roman" w:cs="Times New Roman"/>
          <w:sz w:val="24"/>
          <w:szCs w:val="32"/>
        </w:rPr>
        <w:t xml:space="preserve">: This module consists of L298 bipolar stepper motor driver IC, aluminum heat sink, capacitors, diodes. The L298 IC is powered on with +5V on pin 9.The wires from the stepper motor is connected to the output pins of L298 IC. The input pins  of L298 IC is connected to the port pins of the PIC. The voltage required to drive the motor is given to the pin 4.  </w:t>
      </w:r>
    </w:p>
    <w:p w:rsidR="00A940CC" w:rsidRPr="002058BF"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B3053E">
      <w:pPr>
        <w:spacing w:line="240" w:lineRule="auto"/>
        <w:rPr>
          <w:rFonts w:ascii="Times New Roman" w:eastAsia="Times New Roman" w:hAnsi="Times New Roman" w:cs="Times New Roman"/>
          <w:b/>
          <w:bCs/>
          <w:color w:val="000000"/>
          <w:sz w:val="28"/>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2058BF" w:rsidRDefault="002058BF" w:rsidP="004653EB">
      <w:pPr>
        <w:spacing w:line="240" w:lineRule="auto"/>
        <w:jc w:val="center"/>
        <w:rPr>
          <w:rFonts w:ascii="Times New Roman" w:eastAsia="Times New Roman" w:hAnsi="Times New Roman" w:cs="Times New Roman"/>
          <w:b/>
          <w:bCs/>
          <w:color w:val="000000"/>
          <w:sz w:val="36"/>
          <w:szCs w:val="28"/>
          <w:u w:val="single"/>
        </w:rPr>
      </w:pPr>
    </w:p>
    <w:p w:rsidR="00A0698F" w:rsidRDefault="00A0698F" w:rsidP="00C40D02">
      <w:pPr>
        <w:spacing w:line="240" w:lineRule="auto"/>
        <w:rPr>
          <w:rFonts w:ascii="Times New Roman" w:eastAsia="Times New Roman" w:hAnsi="Times New Roman" w:cs="Times New Roman"/>
          <w:b/>
          <w:bCs/>
          <w:color w:val="000000"/>
          <w:sz w:val="36"/>
          <w:szCs w:val="28"/>
          <w:u w:val="single"/>
        </w:rPr>
      </w:pPr>
    </w:p>
    <w:p w:rsidR="00C40D02" w:rsidRPr="00C40D02" w:rsidRDefault="00A0698F" w:rsidP="00C40D02">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36"/>
          <w:szCs w:val="28"/>
        </w:rPr>
        <w:t xml:space="preserve">                                     </w:t>
      </w:r>
      <w:r w:rsidR="00C40D02">
        <w:rPr>
          <w:rFonts w:ascii="Times New Roman" w:eastAsia="Times New Roman" w:hAnsi="Times New Roman" w:cs="Times New Roman"/>
          <w:b/>
          <w:bCs/>
          <w:noProof/>
          <w:color w:val="000000"/>
          <w:sz w:val="28"/>
          <w:szCs w:val="28"/>
          <w:lang w:val="en-IN" w:eastAsia="en-IN"/>
        </w:rPr>
        <w:t xml:space="preserve"> </w:t>
      </w:r>
      <w:r w:rsidR="00C40D02" w:rsidRPr="00C40D02">
        <w:rPr>
          <w:rFonts w:ascii="Times New Roman" w:eastAsia="Times New Roman" w:hAnsi="Times New Roman" w:cs="Times New Roman"/>
          <w:b/>
          <w:bCs/>
          <w:noProof/>
          <w:color w:val="000000"/>
          <w:sz w:val="28"/>
          <w:szCs w:val="28"/>
          <w:lang w:val="en-IN" w:eastAsia="en-IN"/>
        </w:rPr>
        <w:t xml:space="preserve"> </w:t>
      </w:r>
      <w:r w:rsidR="00C40D02" w:rsidRPr="00C40D02">
        <w:rPr>
          <w:rFonts w:ascii="Times New Roman" w:eastAsia="Times New Roman" w:hAnsi="Times New Roman" w:cs="Times New Roman"/>
          <w:b/>
          <w:bCs/>
          <w:color w:val="000000"/>
          <w:sz w:val="28"/>
          <w:szCs w:val="28"/>
          <w:u w:val="single"/>
        </w:rPr>
        <w:t>PCB</w:t>
      </w:r>
      <w:r w:rsidR="00C40D02">
        <w:rPr>
          <w:rFonts w:ascii="Times New Roman" w:eastAsia="Times New Roman" w:hAnsi="Times New Roman" w:cs="Times New Roman"/>
          <w:b/>
          <w:bCs/>
          <w:color w:val="000000"/>
          <w:sz w:val="28"/>
          <w:szCs w:val="28"/>
          <w:u w:val="single"/>
        </w:rPr>
        <w:t xml:space="preserve"> </w:t>
      </w:r>
      <w:r w:rsidR="00C40D02" w:rsidRPr="00C40D02">
        <w:rPr>
          <w:rFonts w:ascii="Times New Roman" w:eastAsia="Times New Roman" w:hAnsi="Times New Roman" w:cs="Times New Roman"/>
          <w:b/>
          <w:bCs/>
          <w:color w:val="000000"/>
          <w:sz w:val="28"/>
          <w:szCs w:val="28"/>
          <w:u w:val="single"/>
        </w:rPr>
        <w:t xml:space="preserve"> LAYOUT </w:t>
      </w:r>
    </w:p>
    <w:p w:rsidR="006C06C9" w:rsidRPr="00C40D02" w:rsidRDefault="006C06C9" w:rsidP="002D345B">
      <w:pPr>
        <w:spacing w:line="240" w:lineRule="auto"/>
        <w:rPr>
          <w:rFonts w:ascii="Times New Roman" w:eastAsia="Times New Roman" w:hAnsi="Times New Roman" w:cs="Times New Roman"/>
          <w:b/>
          <w:bCs/>
          <w:noProof/>
          <w:color w:val="000000"/>
          <w:sz w:val="28"/>
          <w:szCs w:val="28"/>
          <w:lang w:val="en-IN" w:eastAsia="en-IN"/>
        </w:rPr>
      </w:pPr>
    </w:p>
    <w:p w:rsidR="00A940CC" w:rsidRPr="00C40D02" w:rsidRDefault="00C40D02" w:rsidP="002D345B">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C40D02">
        <w:rPr>
          <w:rFonts w:ascii="Times New Roman" w:eastAsia="Times New Roman" w:hAnsi="Times New Roman" w:cs="Times New Roman"/>
          <w:b/>
          <w:bCs/>
          <w:noProof/>
          <w:color w:val="000000"/>
          <w:sz w:val="28"/>
          <w:szCs w:val="28"/>
          <w:lang w:bidi="ml-IN"/>
        </w:rPr>
        <w:drawing>
          <wp:inline distT="0" distB="0" distL="0" distR="0">
            <wp:extent cx="5447493" cy="2868639"/>
            <wp:effectExtent l="0" t="1295400" r="0" b="1265211"/>
            <wp:docPr id="5" name="Picture 1" descr="C:\Users\Anisha Annamala\Desktop\mini project\PIC_USB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sha Annamala\Desktop\mini project\PIC_USB_PCB.png"/>
                    <pic:cNvPicPr>
                      <a:picLocks noChangeAspect="1" noChangeArrowheads="1"/>
                    </pic:cNvPicPr>
                  </pic:nvPicPr>
                  <pic:blipFill>
                    <a:blip r:embed="rId10" cstate="print"/>
                    <a:srcRect/>
                    <a:stretch>
                      <a:fillRect/>
                    </a:stretch>
                  </pic:blipFill>
                  <pic:spPr bwMode="auto">
                    <a:xfrm rot="5400000">
                      <a:off x="0" y="0"/>
                      <a:ext cx="5451640" cy="2870823"/>
                    </a:xfrm>
                    <a:prstGeom prst="rect">
                      <a:avLst/>
                    </a:prstGeom>
                    <a:noFill/>
                    <a:ln w="9525">
                      <a:noFill/>
                      <a:miter lim="800000"/>
                      <a:headEnd/>
                      <a:tailEnd/>
                    </a:ln>
                  </pic:spPr>
                </pic:pic>
              </a:graphicData>
            </a:graphic>
          </wp:inline>
        </w:drawing>
      </w:r>
    </w:p>
    <w:p w:rsidR="00A940CC" w:rsidRPr="00C40D02" w:rsidRDefault="00C40D02" w:rsidP="004653EB">
      <w:pPr>
        <w:spacing w:line="240" w:lineRule="auto"/>
        <w:jc w:val="center"/>
        <w:rPr>
          <w:rFonts w:ascii="Times New Roman" w:eastAsia="Times New Roman" w:hAnsi="Times New Roman" w:cs="Times New Roman"/>
          <w:i/>
          <w:iCs/>
          <w:color w:val="000000"/>
          <w:sz w:val="24"/>
          <w:szCs w:val="24"/>
        </w:rPr>
      </w:pPr>
      <w:r w:rsidRPr="00C40D02">
        <w:rPr>
          <w:rFonts w:ascii="Times New Roman" w:eastAsia="Times New Roman" w:hAnsi="Times New Roman" w:cs="Times New Roman"/>
          <w:i/>
          <w:iCs/>
          <w:color w:val="000000"/>
          <w:sz w:val="24"/>
          <w:szCs w:val="24"/>
        </w:rPr>
        <w:t>Fig 4:PCB layout</w:t>
      </w: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Default="00A940CC" w:rsidP="004653EB">
      <w:pPr>
        <w:spacing w:line="240" w:lineRule="auto"/>
        <w:jc w:val="center"/>
        <w:rPr>
          <w:rFonts w:ascii="Times New Roman" w:eastAsia="Times New Roman" w:hAnsi="Times New Roman" w:cs="Times New Roman"/>
          <w:b/>
          <w:bCs/>
          <w:color w:val="000000"/>
          <w:sz w:val="28"/>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C40D02" w:rsidRDefault="00C40D02" w:rsidP="004653EB">
      <w:pPr>
        <w:spacing w:line="240" w:lineRule="auto"/>
        <w:jc w:val="center"/>
        <w:rPr>
          <w:rFonts w:ascii="Times New Roman" w:eastAsia="Times New Roman" w:hAnsi="Times New Roman" w:cs="Times New Roman"/>
          <w:b/>
          <w:bCs/>
          <w:color w:val="000000"/>
          <w:sz w:val="28"/>
          <w:szCs w:val="28"/>
          <w:u w:val="single"/>
        </w:rPr>
      </w:pPr>
    </w:p>
    <w:p w:rsidR="00A940CC" w:rsidRPr="00C40D02" w:rsidRDefault="00A0698F" w:rsidP="00A0698F">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                                                 </w:t>
      </w:r>
      <w:r w:rsidR="00C40D02">
        <w:rPr>
          <w:rFonts w:ascii="Times New Roman" w:eastAsia="Times New Roman" w:hAnsi="Times New Roman" w:cs="Times New Roman"/>
          <w:b/>
          <w:bCs/>
          <w:color w:val="000000"/>
          <w:sz w:val="28"/>
          <w:szCs w:val="28"/>
        </w:rPr>
        <w:t xml:space="preserve">   </w:t>
      </w:r>
      <w:r w:rsidR="00C40D02" w:rsidRPr="00C40D02">
        <w:rPr>
          <w:rFonts w:ascii="Times New Roman" w:eastAsia="Times New Roman" w:hAnsi="Times New Roman" w:cs="Times New Roman"/>
          <w:b/>
          <w:bCs/>
          <w:color w:val="000000"/>
          <w:sz w:val="28"/>
          <w:szCs w:val="28"/>
        </w:rPr>
        <w:t xml:space="preserve">  </w:t>
      </w:r>
      <w:r w:rsidR="002D345B" w:rsidRPr="00C40D02">
        <w:rPr>
          <w:rFonts w:ascii="Times New Roman" w:eastAsia="Times New Roman" w:hAnsi="Times New Roman" w:cs="Times New Roman"/>
          <w:b/>
          <w:bCs/>
          <w:color w:val="000000"/>
          <w:sz w:val="28"/>
          <w:szCs w:val="28"/>
          <w:u w:val="single"/>
        </w:rPr>
        <w:t>SOFTWARE</w:t>
      </w:r>
    </w:p>
    <w:p w:rsidR="00A940CC" w:rsidRPr="009C0CFA" w:rsidRDefault="00A940CC" w:rsidP="009C0CFA">
      <w:pPr>
        <w:spacing w:line="240" w:lineRule="auto"/>
        <w:jc w:val="both"/>
        <w:rPr>
          <w:rFonts w:ascii="Times New Roman" w:eastAsia="Times New Roman" w:hAnsi="Times New Roman" w:cs="Times New Roman"/>
          <w:b/>
          <w:bCs/>
          <w:color w:val="000000"/>
          <w:szCs w:val="28"/>
          <w:u w:val="single"/>
        </w:rPr>
      </w:pPr>
    </w:p>
    <w:p w:rsidR="002D345B" w:rsidRPr="009C0CFA" w:rsidRDefault="002D345B" w:rsidP="009C0CFA">
      <w:pPr>
        <w:spacing w:line="360" w:lineRule="auto"/>
        <w:jc w:val="both"/>
        <w:rPr>
          <w:rFonts w:ascii="Times New Roman" w:hAnsi="Times New Roman" w:cs="Times New Roman"/>
          <w:sz w:val="24"/>
          <w:szCs w:val="32"/>
        </w:rPr>
      </w:pPr>
      <w:r w:rsidRPr="009C0CFA">
        <w:rPr>
          <w:rFonts w:ascii="Times New Roman" w:hAnsi="Times New Roman" w:cs="Times New Roman"/>
          <w:sz w:val="24"/>
          <w:szCs w:val="32"/>
        </w:rPr>
        <w:t xml:space="preserve">        Initially we have included the header file pic.h in our  program and have also set  the operating frequency  as 20MHz. PIC16F877A has a built in ADC with a 10 bit digital number as the output.</w:t>
      </w:r>
    </w:p>
    <w:p w:rsidR="002D345B" w:rsidRPr="009C0CFA"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rPr>
        <w:t xml:space="preserve">        The first portion of the program is to configure this ADC module suitably as per our requirement. The ADC module uses four registers namely ADRESH(ADC Result High Register),ADRESL(ADC Result Low Register),ADCON0(ADC Control Register 0) and ADCON1(ADC Control Register 1).First we set the ADON bit of the ADCON0 register to turn on the ADC module. Then we select  channel 0 by clearing the analog channel select bits(CHS2,CHS1,CHS0=000). Next the </w:t>
      </w:r>
      <w:r w:rsidRPr="009C0CFA">
        <w:rPr>
          <w:rFonts w:ascii="Times New Roman" w:hAnsi="Times New Roman" w:cs="Times New Roman"/>
          <w:sz w:val="24"/>
          <w:szCs w:val="32"/>
          <w:lang w:bidi="ml-IN"/>
        </w:rPr>
        <w:t>A/D Conversion Clock Select bits are set as 010 to select the clock conversion as Fosc/32.Later we configure the ADC Port Configuration Control Bits as 0000 (to consider the input as analog in all channels. Finally the ADFM bit of ADC0N1 register is set as 1 for right justified data in the ADRESH:ADRESL register pair.</w:t>
      </w:r>
    </w:p>
    <w:p w:rsidR="00DA744C"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Then PORT B and PORT C are configured  as output ports by writing 0 to the corresponding Data Direction Registers. We also initialize these ports with 0 value.</w:t>
      </w:r>
    </w:p>
    <w:p w:rsidR="00DA744C" w:rsidRDefault="00DA744C" w:rsidP="009C0CFA">
      <w:pPr>
        <w:spacing w:line="360" w:lineRule="auto"/>
        <w:jc w:val="both"/>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2D345B" w:rsidRPr="009C0CFA">
        <w:rPr>
          <w:rFonts w:ascii="Times New Roman" w:hAnsi="Times New Roman" w:cs="Times New Roman"/>
          <w:sz w:val="24"/>
          <w:szCs w:val="32"/>
          <w:lang w:bidi="ml-IN"/>
        </w:rPr>
        <w:t xml:space="preserve">The  ADC process now begins. The 10 bit digital output gets stored in the ADRESH:ADRESL register as right justified data as mentioned above. The contents of ADRESH  is moved to a variable ‘a’ of type int and  is shifted to the left by 8 bits. Then bitwise addition is carried out between the data in ‘a’ and ADRESL .If the value in ‘a’ exceeds 300 ,RC2 is set. Else it is cleared. Similarly if the ‘a’ value is below 100,RC3 is set. Else it is cleared.fun1() is called if a&gt;300 and if flag1 is set(ie ,if raining).fun2() is called in the other case.  </w:t>
      </w:r>
    </w:p>
    <w:p w:rsidR="002D345B" w:rsidRPr="009C0CFA" w:rsidRDefault="00DA744C" w:rsidP="009C0CFA">
      <w:pPr>
        <w:spacing w:line="360" w:lineRule="auto"/>
        <w:jc w:val="both"/>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2D345B" w:rsidRPr="009C0CFA">
        <w:rPr>
          <w:rFonts w:ascii="Times New Roman" w:hAnsi="Times New Roman" w:cs="Times New Roman"/>
          <w:sz w:val="24"/>
          <w:szCs w:val="32"/>
          <w:lang w:bidi="ml-IN"/>
        </w:rPr>
        <w:t>RC0,RC1 are set and a variable  ‘b’(used as a count for motor steps) is cleared under fun1() and fun2().</w:t>
      </w:r>
    </w:p>
    <w:p w:rsidR="00DA744C"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Inside fun1()  a while loop is used with the condition b&lt;197.Inside the while loop PORT B is given a value 0x08(implying that the cloth line is at the extreme position) and then a delay function is called The PORT B value is decremented (ie, the cloth line is brought inwards)  and </w:t>
      </w:r>
    </w:p>
    <w:p w:rsidR="00DA744C" w:rsidRDefault="00DA744C" w:rsidP="009C0CFA">
      <w:pPr>
        <w:spacing w:line="360" w:lineRule="auto"/>
        <w:jc w:val="both"/>
        <w:rPr>
          <w:rFonts w:ascii="Times New Roman" w:hAnsi="Times New Roman" w:cs="Times New Roman"/>
          <w:sz w:val="24"/>
          <w:szCs w:val="32"/>
          <w:lang w:bidi="ml-IN"/>
        </w:rPr>
      </w:pPr>
    </w:p>
    <w:p w:rsidR="00DA744C" w:rsidRDefault="00DA744C" w:rsidP="009C0CFA">
      <w:pPr>
        <w:spacing w:line="360" w:lineRule="auto"/>
        <w:jc w:val="both"/>
        <w:rPr>
          <w:rFonts w:ascii="Times New Roman" w:hAnsi="Times New Roman" w:cs="Times New Roman"/>
          <w:sz w:val="24"/>
          <w:szCs w:val="32"/>
          <w:lang w:bidi="ml-IN"/>
        </w:rPr>
      </w:pPr>
    </w:p>
    <w:p w:rsidR="002D345B" w:rsidRPr="009C0CFA"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the same delay  function is called under a for loop. Outside the for loop the value of ‘b’ is incremented.RC0,RC1 and flag1 are cleared and flag2 is set outside fun1() .</w:t>
      </w:r>
    </w:p>
    <w:p w:rsidR="00A940CC" w:rsidRPr="009C0CFA" w:rsidRDefault="002D345B" w:rsidP="009C0CFA">
      <w:pPr>
        <w:spacing w:line="360" w:lineRule="auto"/>
        <w:jc w:val="both"/>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fun2() is also defined  similarly with the only change in giving 0x01 to PORT B(implying that the cloth line is in the initial position).Inside the for loop the PORT B value is incremented (ie ,the cloth line is pushed outwards).Outside  fun2() RC0,RC1 and flag2 are cleared and flag1 is set.</w:t>
      </w:r>
    </w:p>
    <w:p w:rsidR="00A940CC" w:rsidRPr="009C0CFA" w:rsidRDefault="002D345B" w:rsidP="009C0CFA">
      <w:pPr>
        <w:jc w:val="both"/>
        <w:rPr>
          <w:rFonts w:ascii="Times New Roman" w:eastAsia="Times New Roman" w:hAnsi="Times New Roman" w:cs="Times New Roman"/>
          <w:b/>
          <w:bCs/>
          <w:color w:val="000000"/>
          <w:szCs w:val="28"/>
          <w:u w:val="single"/>
        </w:rPr>
      </w:pPr>
      <w:r w:rsidRPr="009C0CFA">
        <w:rPr>
          <w:rFonts w:ascii="Times New Roman" w:eastAsia="Times New Roman" w:hAnsi="Times New Roman" w:cs="Times New Roman"/>
          <w:b/>
          <w:bCs/>
          <w:color w:val="000000"/>
          <w:szCs w:val="28"/>
          <w:u w:val="single"/>
        </w:rPr>
        <w:t>ABOUT THE DEVELPOMENT SOFTWARE:</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The MPLAB IDE software brings an ease of software development previously unseen in the 8-bit microcontroller market.</w:t>
      </w:r>
    </w:p>
    <w:p w:rsidR="002D345B"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The MPLAB IDE is a Windows-based application that contains:</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An interface to debugging tools</w:t>
      </w:r>
    </w:p>
    <w:p w:rsidR="00DA744C" w:rsidRPr="00DA744C" w:rsidRDefault="00DA744C" w:rsidP="00DA744C">
      <w:pPr>
        <w:tabs>
          <w:tab w:val="left" w:pos="3360"/>
        </w:tabs>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simulator</w:t>
      </w:r>
      <w:r w:rsidRPr="00DA744C">
        <w:rPr>
          <w:rFonts w:ascii="Times New Roman" w:hAnsi="Times New Roman" w:cs="Times New Roman"/>
          <w:sz w:val="24"/>
          <w:szCs w:val="24"/>
        </w:rPr>
        <w:tab/>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programmer (sold separately)</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emulator (sold separately) </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in-circuit debugger (sold separately)</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A full-featured editor</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 A project manager </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Customizable toolbar and key mapping</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xml:space="preserve">• A status bar </w:t>
      </w:r>
    </w:p>
    <w:p w:rsidR="00DA744C" w:rsidRPr="00DA744C" w:rsidRDefault="00DA744C" w:rsidP="00DA744C">
      <w:pPr>
        <w:rPr>
          <w:rFonts w:ascii="Times New Roman" w:hAnsi="Times New Roman" w:cs="Times New Roman"/>
          <w:sz w:val="24"/>
          <w:szCs w:val="24"/>
        </w:rPr>
      </w:pPr>
      <w:r>
        <w:rPr>
          <w:rFonts w:ascii="Times New Roman" w:hAnsi="Times New Roman" w:cs="Times New Roman"/>
          <w:sz w:val="24"/>
          <w:szCs w:val="24"/>
        </w:rPr>
        <w:t xml:space="preserve">      </w:t>
      </w:r>
      <w:r w:rsidRPr="00DA744C">
        <w:rPr>
          <w:rFonts w:ascii="Times New Roman" w:hAnsi="Times New Roman" w:cs="Times New Roman"/>
          <w:sz w:val="24"/>
          <w:szCs w:val="24"/>
        </w:rPr>
        <w:t>• On-line help</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The MPLAB IDE allows you to:</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Edit your source files (either assembly or ‘C’)</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xml:space="preserve">• One touch assemble (or compile) and download to PICmicro emulator and simulator tools (automatically updates all project information) </w:t>
      </w:r>
    </w:p>
    <w:p w:rsidR="002D345B" w:rsidRPr="009C0CFA" w:rsidRDefault="00DA744C" w:rsidP="009C0CFA">
      <w:pPr>
        <w:jc w:val="both"/>
        <w:rPr>
          <w:rFonts w:ascii="Times New Roman" w:hAnsi="Times New Roman" w:cs="Times New Roman"/>
          <w:sz w:val="24"/>
        </w:rPr>
      </w:pPr>
      <w:r>
        <w:rPr>
          <w:rFonts w:ascii="Times New Roman" w:hAnsi="Times New Roman" w:cs="Times New Roman"/>
          <w:sz w:val="24"/>
        </w:rPr>
        <w:t xml:space="preserve">      </w:t>
      </w:r>
      <w:r w:rsidR="002D345B" w:rsidRPr="009C0CFA">
        <w:rPr>
          <w:rFonts w:ascii="Times New Roman" w:hAnsi="Times New Roman" w:cs="Times New Roman"/>
          <w:sz w:val="24"/>
        </w:rPr>
        <w:t>• Debug using:</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source files</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w:t>
      </w:r>
      <w:r w:rsidR="00DA744C">
        <w:rPr>
          <w:rFonts w:ascii="Times New Roman" w:hAnsi="Times New Roman" w:cs="Times New Roman"/>
          <w:sz w:val="24"/>
        </w:rPr>
        <w:t xml:space="preserve">         </w:t>
      </w:r>
      <w:r w:rsidRPr="009C0CFA">
        <w:rPr>
          <w:rFonts w:ascii="Times New Roman" w:hAnsi="Times New Roman" w:cs="Times New Roman"/>
          <w:sz w:val="24"/>
        </w:rPr>
        <w:t>- absolute listing file</w:t>
      </w:r>
    </w:p>
    <w:p w:rsidR="00A0698F" w:rsidRDefault="00DA744C" w:rsidP="009C0CFA">
      <w:pPr>
        <w:jc w:val="both"/>
        <w:rPr>
          <w:rFonts w:ascii="Times New Roman" w:hAnsi="Times New Roman" w:cs="Times New Roman"/>
          <w:sz w:val="24"/>
        </w:rPr>
      </w:pPr>
      <w:r>
        <w:rPr>
          <w:rFonts w:ascii="Times New Roman" w:hAnsi="Times New Roman" w:cs="Times New Roman"/>
          <w:sz w:val="24"/>
        </w:rPr>
        <w:lastRenderedPageBreak/>
        <w:t xml:space="preserve">        </w:t>
      </w:r>
    </w:p>
    <w:p w:rsidR="002D345B" w:rsidRPr="009C0CFA" w:rsidRDefault="00DA744C" w:rsidP="009C0CFA">
      <w:pPr>
        <w:jc w:val="both"/>
        <w:rPr>
          <w:rFonts w:ascii="Times New Roman" w:hAnsi="Times New Roman" w:cs="Times New Roman"/>
          <w:sz w:val="24"/>
        </w:rPr>
      </w:pPr>
      <w:r>
        <w:rPr>
          <w:rFonts w:ascii="Times New Roman" w:hAnsi="Times New Roman" w:cs="Times New Roman"/>
          <w:sz w:val="24"/>
        </w:rPr>
        <w:t xml:space="preserve"> </w:t>
      </w:r>
      <w:r w:rsidR="002D345B" w:rsidRPr="009C0CFA">
        <w:rPr>
          <w:rFonts w:ascii="Times New Roman" w:hAnsi="Times New Roman" w:cs="Times New Roman"/>
          <w:sz w:val="24"/>
        </w:rPr>
        <w:t xml:space="preserve"> - machine code</w:t>
      </w: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 xml:space="preserve"> The ability to use MPLAB IDE with multiple debugging tools allows users to easily switch from the costeffective simulator to a full-featured emulator with minimal retraining.</w:t>
      </w:r>
    </w:p>
    <w:p w:rsidR="00A0698F" w:rsidRDefault="00A0698F" w:rsidP="009C0CFA">
      <w:pPr>
        <w:jc w:val="both"/>
        <w:rPr>
          <w:rFonts w:ascii="Times New Roman" w:hAnsi="Times New Roman" w:cs="Times New Roman"/>
          <w:sz w:val="24"/>
        </w:rPr>
      </w:pPr>
    </w:p>
    <w:p w:rsidR="002D345B" w:rsidRPr="009C0CFA" w:rsidRDefault="002D345B" w:rsidP="009C0CFA">
      <w:pPr>
        <w:jc w:val="both"/>
        <w:rPr>
          <w:rFonts w:ascii="Times New Roman" w:hAnsi="Times New Roman" w:cs="Times New Roman"/>
          <w:sz w:val="24"/>
        </w:rPr>
      </w:pPr>
      <w:r w:rsidRPr="009C0CFA">
        <w:rPr>
          <w:rFonts w:ascii="Times New Roman" w:hAnsi="Times New Roman" w:cs="Times New Roman"/>
          <w:sz w:val="24"/>
        </w:rPr>
        <w:t>Steps to work on MPLAB IDE are:</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Select the device e.g. the PIC16F877A.</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Use the Project Wizard to create a project, and using the wizard to:</w:t>
      </w:r>
    </w:p>
    <w:p w:rsidR="002D345B" w:rsidRPr="009C0CFA" w:rsidRDefault="002D345B" w:rsidP="009C0CFA">
      <w:pPr>
        <w:pStyle w:val="ListParagraph"/>
        <w:jc w:val="both"/>
        <w:rPr>
          <w:rFonts w:ascii="Times New Roman" w:hAnsi="Times New Roman" w:cs="Times New Roman"/>
          <w:sz w:val="24"/>
        </w:rPr>
      </w:pPr>
      <w:r w:rsidRPr="009C0CFA">
        <w:rPr>
          <w:rFonts w:ascii="Times New Roman" w:hAnsi="Times New Roman" w:cs="Times New Roman"/>
          <w:sz w:val="24"/>
        </w:rPr>
        <w:t xml:space="preserve"> • select the MPLAB IDE built in MPASM assembler and MPLINK linker language tools,</w:t>
      </w:r>
    </w:p>
    <w:p w:rsidR="002D345B" w:rsidRPr="009C0CFA" w:rsidRDefault="002D345B" w:rsidP="009C0CFA">
      <w:pPr>
        <w:pStyle w:val="ListParagraph"/>
        <w:jc w:val="both"/>
        <w:rPr>
          <w:rFonts w:ascii="Times New Roman" w:hAnsi="Times New Roman" w:cs="Times New Roman"/>
          <w:sz w:val="24"/>
        </w:rPr>
      </w:pPr>
      <w:r w:rsidRPr="009C0CFA">
        <w:rPr>
          <w:rFonts w:ascii="Times New Roman" w:hAnsi="Times New Roman" w:cs="Times New Roman"/>
          <w:sz w:val="24"/>
        </w:rPr>
        <w:t xml:space="preserve"> • add files for the project: a template file for the device selected and a linker script to build it properly. </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Write some simple code to send a changing value out an I/O port.</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 xml:space="preserve">Build the project. </w:t>
      </w:r>
    </w:p>
    <w:p w:rsidR="002D345B" w:rsidRPr="009C0CFA" w:rsidRDefault="002D345B" w:rsidP="009C0CFA">
      <w:pPr>
        <w:pStyle w:val="ListParagraph"/>
        <w:numPr>
          <w:ilvl w:val="0"/>
          <w:numId w:val="6"/>
        </w:numPr>
        <w:jc w:val="both"/>
        <w:rPr>
          <w:rFonts w:ascii="Times New Roman" w:hAnsi="Times New Roman" w:cs="Times New Roman"/>
          <w:sz w:val="24"/>
        </w:rPr>
      </w:pPr>
      <w:r w:rsidRPr="009C0CFA">
        <w:rPr>
          <w:rFonts w:ascii="Times New Roman" w:hAnsi="Times New Roman" w:cs="Times New Roman"/>
          <w:sz w:val="24"/>
        </w:rPr>
        <w:t>And finally, test the code with the simulator.</w:t>
      </w:r>
    </w:p>
    <w:p w:rsidR="002D345B" w:rsidRPr="009C0CFA" w:rsidRDefault="002D345B" w:rsidP="009C0CFA">
      <w:pPr>
        <w:spacing w:line="360" w:lineRule="auto"/>
        <w:jc w:val="both"/>
        <w:rPr>
          <w:rFonts w:ascii="Times New Roman" w:eastAsia="Times New Roman" w:hAnsi="Times New Roman" w:cs="Times New Roman"/>
          <w:b/>
          <w:bCs/>
          <w:color w:val="000000"/>
          <w:sz w:val="32"/>
          <w:szCs w:val="28"/>
          <w:u w:val="single"/>
        </w:rPr>
      </w:pPr>
    </w:p>
    <w:p w:rsidR="00A940CC" w:rsidRPr="009C0CFA" w:rsidRDefault="00A940CC" w:rsidP="009C0CFA">
      <w:pPr>
        <w:spacing w:line="240" w:lineRule="auto"/>
        <w:jc w:val="both"/>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A0698F" w:rsidRDefault="00A0698F" w:rsidP="00DA744C">
      <w:pPr>
        <w:spacing w:line="240" w:lineRule="auto"/>
        <w:rPr>
          <w:rFonts w:ascii="Times New Roman" w:eastAsia="Times New Roman" w:hAnsi="Times New Roman" w:cs="Times New Roman"/>
          <w:b/>
          <w:bCs/>
          <w:color w:val="000000"/>
          <w:szCs w:val="28"/>
          <w:u w:val="single"/>
        </w:rPr>
      </w:pPr>
    </w:p>
    <w:p w:rsidR="00A0698F" w:rsidRDefault="00A0698F" w:rsidP="00DA744C">
      <w:pPr>
        <w:spacing w:line="240" w:lineRule="auto"/>
        <w:rPr>
          <w:rFonts w:ascii="Times New Roman" w:eastAsia="Times New Roman" w:hAnsi="Times New Roman" w:cs="Times New Roman"/>
          <w:b/>
          <w:bCs/>
          <w:color w:val="000000"/>
          <w:szCs w:val="28"/>
          <w:u w:val="single"/>
        </w:rPr>
      </w:pPr>
    </w:p>
    <w:p w:rsidR="00A940CC" w:rsidRPr="00DA744C" w:rsidRDefault="00A0698F" w:rsidP="00DA744C">
      <w:pPr>
        <w:spacing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Cs w:val="28"/>
        </w:rPr>
        <w:t xml:space="preserve">                                                           </w:t>
      </w:r>
      <w:r w:rsidR="00DA744C">
        <w:rPr>
          <w:rFonts w:ascii="Times New Roman" w:eastAsia="Times New Roman" w:hAnsi="Times New Roman" w:cs="Times New Roman"/>
          <w:b/>
          <w:bCs/>
          <w:color w:val="000000"/>
          <w:sz w:val="28"/>
          <w:szCs w:val="28"/>
        </w:rPr>
        <w:t xml:space="preserve">   </w:t>
      </w:r>
      <w:r w:rsidR="002D345B" w:rsidRPr="00DA744C">
        <w:rPr>
          <w:rFonts w:ascii="Times New Roman" w:eastAsia="Times New Roman" w:hAnsi="Times New Roman" w:cs="Times New Roman"/>
          <w:b/>
          <w:bCs/>
          <w:color w:val="000000"/>
          <w:sz w:val="28"/>
          <w:szCs w:val="28"/>
          <w:u w:val="single"/>
        </w:rPr>
        <w:t>PROGRAM CODE</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#include&lt;pic.h&gt;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#define _XTAL_FREQ 20E6</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void fun1();</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void fun2();</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int flag1=1, flag2=1,  b=0;</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void main()</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r w:rsidRPr="00DA744C">
        <w:rPr>
          <w:rFonts w:ascii="Times New Roman" w:hAnsi="Times New Roman" w:cs="Times New Roman"/>
          <w:sz w:val="24"/>
          <w:szCs w:val="24"/>
        </w:rPr>
        <w:tab/>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int  a=0;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ADON=1;</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//ADC enable</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CHS0=0;</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//channel select</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CHS1=0;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CHS2=0;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ADCS0=0;</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//freq</w:t>
      </w:r>
      <w:r w:rsidR="00E42814">
        <w:rPr>
          <w:rFonts w:ascii="Times New Roman" w:hAnsi="Times New Roman" w:cs="Times New Roman"/>
          <w:sz w:val="24"/>
          <w:szCs w:val="24"/>
        </w:rPr>
        <w:t>uency</w:t>
      </w:r>
      <w:r w:rsidR="002D345B" w:rsidRPr="00DA744C">
        <w:rPr>
          <w:rFonts w:ascii="Times New Roman" w:hAnsi="Times New Roman" w:cs="Times New Roman"/>
          <w:sz w:val="24"/>
          <w:szCs w:val="24"/>
        </w:rPr>
        <w:t xml:space="preserve"> enable</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ADCS1=1;</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ADCS2=0;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PCFG0=0;</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//set to analog format</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PCFG1=0;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PCFG2=0;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PCFG3=0;</w:t>
      </w:r>
    </w:p>
    <w:p w:rsidR="002D345B" w:rsidRPr="00DA744C" w:rsidRDefault="00DA744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ADFM=1;</w:t>
      </w:r>
      <w:r w:rsidR="002D345B" w:rsidRPr="00DA744C">
        <w:rPr>
          <w:rFonts w:ascii="Times New Roman" w:hAnsi="Times New Roman" w:cs="Times New Roman"/>
          <w:sz w:val="24"/>
          <w:szCs w:val="24"/>
        </w:rPr>
        <w:tab/>
        <w:t xml:space="preserve"> </w:t>
      </w:r>
      <w:r w:rsidR="002D345B" w:rsidRPr="00DA744C">
        <w:rPr>
          <w:rFonts w:ascii="Times New Roman" w:hAnsi="Times New Roman" w:cs="Times New Roman"/>
          <w:sz w:val="24"/>
          <w:szCs w:val="24"/>
        </w:rPr>
        <w:tab/>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r w:rsidR="00A4027C">
        <w:rPr>
          <w:rFonts w:ascii="Times New Roman" w:hAnsi="Times New Roman" w:cs="Times New Roman"/>
          <w:sz w:val="24"/>
          <w:szCs w:val="24"/>
        </w:rPr>
        <w:t>right justified data</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TRISB=0x00;</w:t>
      </w:r>
      <w:r w:rsidR="00E42814">
        <w:rPr>
          <w:rFonts w:ascii="Times New Roman" w:hAnsi="Times New Roman" w:cs="Times New Roman"/>
          <w:sz w:val="24"/>
          <w:szCs w:val="24"/>
        </w:rPr>
        <w:t xml:space="preserve">                   //set port B as output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TRISC=0x00;</w:t>
      </w:r>
      <w:r w:rsidR="00E42814">
        <w:rPr>
          <w:rFonts w:ascii="Times New Roman" w:hAnsi="Times New Roman" w:cs="Times New Roman"/>
          <w:sz w:val="24"/>
          <w:szCs w:val="24"/>
        </w:rPr>
        <w:t xml:space="preserve">                   //set port C as output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PORTB=0x00;</w:t>
      </w:r>
      <w:r w:rsidR="00E42814">
        <w:rPr>
          <w:rFonts w:ascii="Times New Roman" w:hAnsi="Times New Roman" w:cs="Times New Roman"/>
          <w:sz w:val="24"/>
          <w:szCs w:val="24"/>
        </w:rPr>
        <w:t xml:space="preserve">                 //initialize the port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PORTC=0x00;</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while(1)</w:t>
      </w:r>
    </w:p>
    <w:p w:rsidR="00062DC9"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r w:rsidRPr="00DA744C">
        <w:rPr>
          <w:rFonts w:ascii="Times New Roman" w:hAnsi="Times New Roman" w:cs="Times New Roman"/>
          <w:sz w:val="24"/>
          <w:szCs w:val="24"/>
        </w:rPr>
        <w:tab/>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GO=1;</w:t>
      </w:r>
    </w:p>
    <w:p w:rsidR="00062DC9"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062DC9" w:rsidRDefault="00062DC9" w:rsidP="00DA744C">
      <w:pPr>
        <w:spacing w:line="240" w:lineRule="auto"/>
        <w:rPr>
          <w:rFonts w:ascii="Times New Roman" w:hAnsi="Times New Roman" w:cs="Times New Roman"/>
          <w:sz w:val="24"/>
          <w:szCs w:val="24"/>
        </w:rPr>
      </w:pP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while(GO==1);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a=ADRESH;</w:t>
      </w:r>
      <w:r w:rsidR="00E42814">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a=a&lt;&lt;8;</w:t>
      </w:r>
      <w:r w:rsidR="002D345B" w:rsidRPr="00DA744C">
        <w:rPr>
          <w:rFonts w:ascii="Times New Roman" w:hAnsi="Times New Roman" w:cs="Times New Roman"/>
          <w:sz w:val="24"/>
          <w:szCs w:val="24"/>
        </w:rPr>
        <w:tab/>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sidR="002D345B" w:rsidRPr="00DA744C">
        <w:rPr>
          <w:rFonts w:ascii="Times New Roman" w:hAnsi="Times New Roman" w:cs="Times New Roman"/>
          <w:sz w:val="24"/>
          <w:szCs w:val="24"/>
        </w:rPr>
        <w:t>//copy higher bits to a and shift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a=a|ADRESL;</w:t>
      </w:r>
      <w:r>
        <w:rPr>
          <w:rFonts w:ascii="Times New Roman" w:hAnsi="Times New Roman" w:cs="Times New Roman"/>
          <w:sz w:val="24"/>
          <w:szCs w:val="24"/>
        </w:rPr>
        <w:tab/>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E42814">
        <w:rPr>
          <w:rFonts w:ascii="Times New Roman" w:hAnsi="Times New Roman" w:cs="Times New Roman"/>
          <w:sz w:val="24"/>
          <w:szCs w:val="24"/>
        </w:rPr>
        <w:t xml:space="preserve">  </w:t>
      </w:r>
      <w:r>
        <w:rPr>
          <w:rFonts w:ascii="Times New Roman" w:hAnsi="Times New Roman" w:cs="Times New Roman"/>
          <w:sz w:val="24"/>
          <w:szCs w:val="24"/>
        </w:rPr>
        <w:t xml:space="preserve"> </w:t>
      </w:r>
      <w:r w:rsidR="002D345B" w:rsidRPr="00DA744C">
        <w:rPr>
          <w:rFonts w:ascii="Times New Roman" w:hAnsi="Times New Roman" w:cs="Times New Roman"/>
          <w:sz w:val="24"/>
          <w:szCs w:val="24"/>
        </w:rPr>
        <w:t>// bitwise addit</w:t>
      </w:r>
      <w:r w:rsidR="00E42814">
        <w:rPr>
          <w:rFonts w:ascii="Times New Roman" w:hAnsi="Times New Roman" w:cs="Times New Roman"/>
          <w:sz w:val="24"/>
          <w:szCs w:val="24"/>
        </w:rPr>
        <w:t>i</w:t>
      </w:r>
      <w:r w:rsidR="002D345B" w:rsidRPr="00DA744C">
        <w:rPr>
          <w:rFonts w:ascii="Times New Roman" w:hAnsi="Times New Roman" w:cs="Times New Roman"/>
          <w:sz w:val="24"/>
          <w:szCs w:val="24"/>
        </w:rPr>
        <w:t xml:space="preserve">on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if(a&gt;512)</w:t>
      </w:r>
      <w:r w:rsidR="00E42814">
        <w:rPr>
          <w:rFonts w:ascii="Times New Roman" w:hAnsi="Times New Roman" w:cs="Times New Roman"/>
          <w:sz w:val="24"/>
          <w:szCs w:val="24"/>
        </w:rPr>
        <w:t xml:space="preserve">                    </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RC2=1;}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else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RC2=0;</w:t>
      </w:r>
      <w:r>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if(a&lt;500)</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RC3=1;}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else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RC3=0;</w:t>
      </w:r>
      <w:r>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if(a&gt;512 &amp;&amp; flag1==1)</w:t>
      </w:r>
      <w:r w:rsidR="00E42814">
        <w:rPr>
          <w:rFonts w:ascii="Times New Roman" w:hAnsi="Times New Roman" w:cs="Times New Roman"/>
          <w:sz w:val="24"/>
          <w:szCs w:val="24"/>
        </w:rPr>
        <w:t xml:space="preserve">        //condition for raining</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fun1();</w:t>
      </w:r>
      <w:r>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if(a&lt;500 &amp;&amp; flag2==1)</w:t>
      </w:r>
      <w:r w:rsidR="00E42814">
        <w:rPr>
          <w:rFonts w:ascii="Times New Roman" w:hAnsi="Times New Roman" w:cs="Times New Roman"/>
          <w:sz w:val="24"/>
          <w:szCs w:val="24"/>
        </w:rPr>
        <w:t xml:space="preserve">       //condition for no rain</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{fun2();</w:t>
      </w:r>
      <w:r w:rsidR="002D345B"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void fun1()</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RC0=1;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RC1=1; b=0;</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while(b&lt;197)</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PORTB=0x08;</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__delay_ms(9);</w:t>
      </w:r>
    </w:p>
    <w:p w:rsidR="002D345B" w:rsidRPr="00DA744C" w:rsidRDefault="00E42814"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for(int c=0;c&lt;3;c++)</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ab/>
      </w:r>
      <w:r w:rsidR="002D345B" w:rsidRPr="00DA744C">
        <w:rPr>
          <w:rFonts w:ascii="Times New Roman" w:hAnsi="Times New Roman" w:cs="Times New Roman"/>
          <w:sz w:val="24"/>
          <w:szCs w:val="24"/>
        </w:rPr>
        <w:t>PORTB=PORTB&gt;&gt;1;</w:t>
      </w:r>
      <w:r w:rsidR="00E42814">
        <w:rPr>
          <w:rFonts w:ascii="Times New Roman" w:hAnsi="Times New Roman" w:cs="Times New Roman"/>
          <w:sz w:val="24"/>
          <w:szCs w:val="24"/>
        </w:rPr>
        <w:t xml:space="preserve">     //clothes line pulled inside</w:t>
      </w:r>
    </w:p>
    <w:p w:rsidR="00062DC9" w:rsidRDefault="00062DC9" w:rsidP="00DA744C">
      <w:pPr>
        <w:spacing w:line="240" w:lineRule="auto"/>
        <w:rPr>
          <w:rFonts w:ascii="Times New Roman" w:hAnsi="Times New Roman" w:cs="Times New Roman"/>
          <w:sz w:val="24"/>
          <w:szCs w:val="24"/>
        </w:rPr>
      </w:pPr>
    </w:p>
    <w:p w:rsidR="00062DC9" w:rsidRDefault="00062DC9" w:rsidP="00DA744C">
      <w:pPr>
        <w:spacing w:line="240" w:lineRule="auto"/>
        <w:rPr>
          <w:rFonts w:ascii="Times New Roman" w:hAnsi="Times New Roman" w:cs="Times New Roman"/>
          <w:sz w:val="24"/>
          <w:szCs w:val="24"/>
        </w:rPr>
      </w:pP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__delay_ms(9);</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r w:rsidR="002D345B" w:rsidRPr="00DA744C">
        <w:rPr>
          <w:rFonts w:ascii="Times New Roman" w:hAnsi="Times New Roman" w:cs="Times New Roman"/>
          <w:sz w:val="24"/>
          <w:szCs w:val="24"/>
        </w:rPr>
        <w:tab/>
      </w:r>
      <w:r w:rsidR="002D345B" w:rsidRPr="00DA744C">
        <w:rPr>
          <w:rFonts w:ascii="Times New Roman" w:hAnsi="Times New Roman" w:cs="Times New Roman"/>
          <w:sz w:val="24"/>
          <w:szCs w:val="24"/>
        </w:rPr>
        <w:tab/>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b++;</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RC0=0;</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RC1=0;</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flag1=0;</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flag2=1;</w:t>
      </w:r>
      <w:r w:rsidRPr="00DA744C">
        <w:rPr>
          <w:rFonts w:ascii="Times New Roman" w:hAnsi="Times New Roman" w:cs="Times New Roman"/>
          <w:sz w:val="24"/>
          <w:szCs w:val="24"/>
        </w:rPr>
        <w:tab/>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void fun2()</w:t>
      </w:r>
    </w:p>
    <w:p w:rsidR="00A4027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RC0=1;</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RC1=1; b=0;</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while(b&lt;197)</w:t>
      </w:r>
    </w:p>
    <w:p w:rsidR="00A4027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PORTB=0x01;</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__delay_ms(9);</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for(int c=0;c&lt;3;c++)</w:t>
      </w:r>
    </w:p>
    <w:p w:rsidR="00A4027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w:t>
      </w:r>
    </w:p>
    <w:p w:rsidR="00062DC9"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PORTB=PORTB&lt;&lt;1;</w:t>
      </w:r>
      <w:r w:rsidR="00E42814">
        <w:rPr>
          <w:rFonts w:ascii="Times New Roman" w:hAnsi="Times New Roman" w:cs="Times New Roman"/>
          <w:sz w:val="24"/>
          <w:szCs w:val="24"/>
        </w:rPr>
        <w:t xml:space="preserve">      //clothes line pushed outside</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 xml:space="preserve"> __delay_ms(9);</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b++;</w:t>
      </w:r>
    </w:p>
    <w:p w:rsidR="002D345B" w:rsidRPr="00DA744C" w:rsidRDefault="002D345B" w:rsidP="00DA744C">
      <w:pPr>
        <w:spacing w:line="240" w:lineRule="auto"/>
        <w:rPr>
          <w:rFonts w:ascii="Times New Roman" w:hAnsi="Times New Roman" w:cs="Times New Roman"/>
          <w:sz w:val="24"/>
          <w:szCs w:val="24"/>
        </w:rPr>
      </w:pPr>
      <w:r w:rsidRPr="00DA744C">
        <w:rPr>
          <w:rFonts w:ascii="Times New Roman" w:hAnsi="Times New Roman" w:cs="Times New Roman"/>
          <w:sz w:val="24"/>
          <w:szCs w:val="24"/>
        </w:rPr>
        <w:t xml:space="preserve">  }</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RC0=0;</w:t>
      </w:r>
    </w:p>
    <w:p w:rsidR="002D345B"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RC1=0;</w:t>
      </w:r>
    </w:p>
    <w:p w:rsidR="00062DC9"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flag2=0;</w:t>
      </w:r>
    </w:p>
    <w:p w:rsidR="002D345B" w:rsidRPr="00DA744C" w:rsidRDefault="00062DC9"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4027C">
        <w:rPr>
          <w:rFonts w:ascii="Times New Roman" w:hAnsi="Times New Roman" w:cs="Times New Roman"/>
          <w:sz w:val="24"/>
          <w:szCs w:val="24"/>
        </w:rPr>
        <w:t xml:space="preserve"> </w:t>
      </w:r>
      <w:r w:rsidR="002D345B" w:rsidRPr="00DA744C">
        <w:rPr>
          <w:rFonts w:ascii="Times New Roman" w:hAnsi="Times New Roman" w:cs="Times New Roman"/>
          <w:sz w:val="24"/>
          <w:szCs w:val="24"/>
        </w:rPr>
        <w:t>flag1=1;</w:t>
      </w:r>
    </w:p>
    <w:p w:rsidR="00A940CC" w:rsidRPr="00DA744C" w:rsidRDefault="00A4027C" w:rsidP="00DA744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D345B" w:rsidRPr="00DA744C">
        <w:rPr>
          <w:rFonts w:ascii="Times New Roman" w:hAnsi="Times New Roman" w:cs="Times New Roman"/>
          <w:sz w:val="24"/>
          <w:szCs w:val="24"/>
        </w:rPr>
        <w:t>}</w:t>
      </w:r>
    </w:p>
    <w:p w:rsidR="00062DC9" w:rsidRDefault="00062DC9" w:rsidP="00A4027C">
      <w:pPr>
        <w:spacing w:line="240" w:lineRule="auto"/>
        <w:rPr>
          <w:rFonts w:ascii="Times New Roman" w:hAnsi="Times New Roman" w:cs="Times New Roman"/>
          <w:sz w:val="24"/>
          <w:szCs w:val="24"/>
        </w:rPr>
      </w:pPr>
    </w:p>
    <w:p w:rsidR="00A940CC" w:rsidRPr="00E42814" w:rsidRDefault="00062DC9" w:rsidP="00A4027C">
      <w:pPr>
        <w:spacing w:line="240" w:lineRule="auto"/>
        <w:rPr>
          <w:rFonts w:ascii="Times New Roman" w:eastAsia="Times New Roman" w:hAnsi="Times New Roman" w:cs="Times New Roman"/>
          <w:b/>
          <w:bCs/>
          <w:color w:val="000000"/>
          <w:sz w:val="28"/>
          <w:szCs w:val="28"/>
          <w:u w:val="single"/>
        </w:rPr>
      </w:pPr>
      <w:r>
        <w:rPr>
          <w:rFonts w:ascii="Times New Roman" w:hAnsi="Times New Roman" w:cs="Times New Roman"/>
          <w:sz w:val="24"/>
          <w:szCs w:val="24"/>
        </w:rPr>
        <w:t xml:space="preserve">                                                   </w:t>
      </w:r>
      <w:r w:rsidR="00E42814">
        <w:rPr>
          <w:rFonts w:ascii="Times New Roman" w:eastAsia="Times New Roman" w:hAnsi="Times New Roman" w:cs="Times New Roman"/>
          <w:b/>
          <w:bCs/>
          <w:color w:val="000000"/>
          <w:sz w:val="28"/>
          <w:szCs w:val="28"/>
        </w:rPr>
        <w:t xml:space="preserve">     </w:t>
      </w:r>
      <w:r w:rsidR="002D345B" w:rsidRPr="00E42814">
        <w:rPr>
          <w:rFonts w:ascii="Times New Roman" w:eastAsia="Times New Roman" w:hAnsi="Times New Roman" w:cs="Times New Roman"/>
          <w:b/>
          <w:bCs/>
          <w:color w:val="000000"/>
          <w:sz w:val="28"/>
          <w:szCs w:val="28"/>
          <w:u w:val="single"/>
        </w:rPr>
        <w:t>COMPONENTS</w:t>
      </w:r>
    </w:p>
    <w:p w:rsidR="00A1021B" w:rsidRDefault="00A1021B" w:rsidP="00B0611A">
      <w:pPr>
        <w:rPr>
          <w:rFonts w:ascii="Times New Roman" w:eastAsia="Times New Roman" w:hAnsi="Times New Roman" w:cs="Times New Roman"/>
          <w:b/>
          <w:bCs/>
          <w:color w:val="000000"/>
          <w:sz w:val="28"/>
          <w:szCs w:val="28"/>
          <w:u w:val="single"/>
        </w:rPr>
      </w:pPr>
    </w:p>
    <w:p w:rsidR="00B0611A" w:rsidRPr="009C0CFA" w:rsidRDefault="00B0611A" w:rsidP="00B0611A">
      <w:pPr>
        <w:rPr>
          <w:sz w:val="24"/>
          <w:szCs w:val="32"/>
          <w:u w:val="single"/>
        </w:rPr>
      </w:pPr>
      <w:r w:rsidRPr="009C0CFA">
        <w:rPr>
          <w:rFonts w:ascii="Times New Roman" w:hAnsi="Times New Roman" w:cs="Times New Roman"/>
          <w:b/>
          <w:bCs/>
          <w:sz w:val="24"/>
          <w:szCs w:val="32"/>
          <w:u w:val="single"/>
          <w:lang w:bidi="ml-IN"/>
        </w:rPr>
        <w:t>MICROCONTROLLER : PIC16F877A</w:t>
      </w:r>
    </w:p>
    <w:p w:rsidR="00B0611A" w:rsidRDefault="00B0611A" w:rsidP="00B0611A">
      <w:pPr>
        <w:rPr>
          <w:sz w:val="20"/>
          <w:szCs w:val="24"/>
        </w:rPr>
      </w:pPr>
      <w:r w:rsidRPr="009C0CFA">
        <w:rPr>
          <w:sz w:val="20"/>
          <w:szCs w:val="24"/>
        </w:rPr>
        <w:t xml:space="preserve">                                             </w:t>
      </w:r>
      <w:r w:rsidR="00306864">
        <w:rPr>
          <w:sz w:val="20"/>
          <w:szCs w:val="24"/>
        </w:rPr>
        <w:t xml:space="preserve">     </w:t>
      </w:r>
      <w:r w:rsidR="00306864" w:rsidRPr="00306864">
        <w:rPr>
          <w:noProof/>
          <w:sz w:val="20"/>
          <w:szCs w:val="24"/>
          <w:lang w:bidi="ml-IN"/>
        </w:rPr>
        <w:drawing>
          <wp:inline distT="0" distB="0" distL="0" distR="0">
            <wp:extent cx="2876550" cy="1743075"/>
            <wp:effectExtent l="19050" t="0" r="0" b="0"/>
            <wp:docPr id="6" name="Picture 1" descr="http://i2.wp.com/microcontrollerslab.com/wp-content/uploads/2015/08/PIC16F877A-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microcontrollerslab.com/wp-content/uploads/2015/08/PIC16F877A-microcontroller.jpg"/>
                    <pic:cNvPicPr>
                      <a:picLocks noChangeAspect="1" noChangeArrowheads="1"/>
                    </pic:cNvPicPr>
                  </pic:nvPicPr>
                  <pic:blipFill>
                    <a:blip r:embed="rId11" cstate="print"/>
                    <a:srcRect/>
                    <a:stretch>
                      <a:fillRect/>
                    </a:stretch>
                  </pic:blipFill>
                  <pic:spPr bwMode="auto">
                    <a:xfrm>
                      <a:off x="0" y="0"/>
                      <a:ext cx="2876550" cy="1743075"/>
                    </a:xfrm>
                    <a:prstGeom prst="rect">
                      <a:avLst/>
                    </a:prstGeom>
                    <a:noFill/>
                    <a:ln w="9525">
                      <a:noFill/>
                      <a:miter lim="800000"/>
                      <a:headEnd/>
                      <a:tailEnd/>
                    </a:ln>
                  </pic:spPr>
                </pic:pic>
              </a:graphicData>
            </a:graphic>
          </wp:inline>
        </w:drawing>
      </w:r>
    </w:p>
    <w:p w:rsidR="00E42814" w:rsidRPr="00306864" w:rsidRDefault="00E42814" w:rsidP="00B0611A">
      <w:pPr>
        <w:rPr>
          <w:rFonts w:ascii="Times New Roman" w:hAnsi="Times New Roman" w:cs="Times New Roman"/>
          <w:i/>
          <w:iCs/>
        </w:rPr>
      </w:pPr>
      <w:r w:rsidRPr="00E42814">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306864">
        <w:rPr>
          <w:rFonts w:ascii="Times New Roman" w:hAnsi="Times New Roman" w:cs="Times New Roman"/>
          <w:i/>
          <w:iCs/>
          <w:sz w:val="24"/>
          <w:szCs w:val="24"/>
        </w:rPr>
        <w:t xml:space="preserve">  </w:t>
      </w:r>
      <w:r w:rsidRPr="00306864">
        <w:rPr>
          <w:rFonts w:ascii="Times New Roman" w:hAnsi="Times New Roman" w:cs="Times New Roman"/>
          <w:i/>
          <w:iCs/>
        </w:rPr>
        <w:t>Fig 5:PIC16F877A</w:t>
      </w:r>
    </w:p>
    <w:p w:rsidR="00B0611A" w:rsidRPr="00E42814" w:rsidRDefault="00B0611A" w:rsidP="00B0611A">
      <w:pPr>
        <w:shd w:val="clear" w:color="auto" w:fill="FFFFFF"/>
        <w:spacing w:after="0" w:line="360" w:lineRule="auto"/>
        <w:jc w:val="both"/>
        <w:textAlignment w:val="baseline"/>
        <w:outlineLvl w:val="2"/>
        <w:rPr>
          <w:rFonts w:ascii="inherit" w:eastAsia="Times New Roman" w:hAnsi="inherit" w:cs="Times New Roman"/>
          <w:color w:val="555555"/>
          <w:sz w:val="35"/>
          <w:szCs w:val="16"/>
          <w:lang w:bidi="ml-IN"/>
        </w:rPr>
      </w:pPr>
      <w:r w:rsidRPr="009C0CFA">
        <w:rPr>
          <w:rFonts w:ascii="inherit" w:eastAsia="Times New Roman" w:hAnsi="inherit" w:cs="Times New Roman"/>
          <w:color w:val="555555"/>
          <w:sz w:val="35"/>
          <w:szCs w:val="16"/>
          <w:lang w:bidi="ml-IN"/>
        </w:rPr>
        <w:t xml:space="preserve">       </w:t>
      </w:r>
      <w:r w:rsidRPr="009C0CFA">
        <w:rPr>
          <w:rFonts w:ascii="Times New Roman" w:eastAsia="Times New Roman" w:hAnsi="Times New Roman" w:cs="Times New Roman"/>
          <w:color w:val="000000" w:themeColor="text1"/>
          <w:sz w:val="24"/>
          <w:szCs w:val="32"/>
          <w:lang w:bidi="ml-IN"/>
        </w:rPr>
        <w:t xml:space="preserve">The PIC microcontroller PIC16F877A is one of the most renowned  microcontrollers in the industry.This controller is very convenient to use and the coding or programming of this controller is also easier.One of the main advantage is that it can be written and erased as many timesas possible because it use FLASH memory technology.It has a total number of 40 pins and there are 33 pins for input and output.PIC16F877A  finds it’s applications in a number of devices.An EPROM is also featured in it which makes it possible to store some of the information permanently.The cost of this controller is low and it’s handling is also easy. </w:t>
      </w:r>
    </w:p>
    <w:p w:rsidR="00306864" w:rsidRDefault="00306864" w:rsidP="00B0611A">
      <w:pPr>
        <w:rPr>
          <w:rFonts w:ascii="Times New Roman" w:hAnsi="Times New Roman" w:cs="Times New Roman"/>
          <w:b/>
          <w:bCs/>
          <w:sz w:val="24"/>
          <w:szCs w:val="36"/>
          <w:lang w:bidi="ml-IN"/>
        </w:rPr>
      </w:pPr>
    </w:p>
    <w:p w:rsidR="00B0611A" w:rsidRPr="009C0CFA" w:rsidRDefault="00B0611A" w:rsidP="00B0611A">
      <w:pPr>
        <w:rPr>
          <w:rFonts w:ascii="Arial" w:hAnsi="Arial" w:cs="Arial"/>
          <w:color w:val="383739"/>
          <w:sz w:val="18"/>
          <w:szCs w:val="23"/>
          <w:shd w:val="clear" w:color="auto" w:fill="FFFFFF"/>
        </w:rPr>
      </w:pPr>
      <w:r w:rsidRPr="009C0CFA">
        <w:rPr>
          <w:rFonts w:ascii="Times New Roman" w:hAnsi="Times New Roman" w:cs="Times New Roman"/>
          <w:b/>
          <w:bCs/>
          <w:sz w:val="24"/>
          <w:szCs w:val="36"/>
          <w:lang w:bidi="ml-IN"/>
        </w:rPr>
        <w:t>High-Performance RISC CPU:</w:t>
      </w:r>
    </w:p>
    <w:p w:rsidR="00B0611A" w:rsidRPr="009C0CFA" w:rsidRDefault="00B0611A" w:rsidP="00B0611A">
      <w:pPr>
        <w:pStyle w:val="ListParagraph"/>
        <w:numPr>
          <w:ilvl w:val="0"/>
          <w:numId w:val="8"/>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Only 35 single-word instructions to learn</w:t>
      </w:r>
    </w:p>
    <w:p w:rsidR="00B0611A" w:rsidRPr="009C0CFA" w:rsidRDefault="00B0611A" w:rsidP="00B0611A">
      <w:pPr>
        <w:pStyle w:val="ListParagraph"/>
        <w:numPr>
          <w:ilvl w:val="0"/>
          <w:numId w:val="8"/>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All single-cycle instructions except for program  branches, which are two-cycle</w:t>
      </w:r>
    </w:p>
    <w:p w:rsidR="00B0611A" w:rsidRPr="009C0CFA" w:rsidRDefault="00B0611A" w:rsidP="00B0611A">
      <w:pPr>
        <w:pStyle w:val="ListParagraph"/>
        <w:numPr>
          <w:ilvl w:val="0"/>
          <w:numId w:val="8"/>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Operating speed: DC – 20 MHz clock input</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DC – 200 ns instruction cycle</w:t>
      </w: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Up to 8K x 14 words of Flash Program Memory,</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Up to 368 x 8 bytes of Data Memory (RAM),</w:t>
      </w:r>
    </w:p>
    <w:p w:rsidR="00B0611A" w:rsidRPr="009C0CFA" w:rsidRDefault="00B0611A" w:rsidP="00B0611A">
      <w:pPr>
        <w:pStyle w:val="ListParagraph"/>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Up to 256 x 8 bytes of EEPROM Data Memory</w:t>
      </w: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Pinout compatible to other 28-pin or 40/44-pin PIC16CXXX and PIC16FXXX microcontrollers</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062DC9" w:rsidRDefault="00062DC9"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Peripheral Features:</w:t>
      </w: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Timer0: 8-bit timer/counter with 8-bit prescaler</w:t>
      </w:r>
    </w:p>
    <w:p w:rsidR="00306864" w:rsidRDefault="00306864" w:rsidP="00306864">
      <w:pPr>
        <w:pStyle w:val="ListParagraph"/>
        <w:autoSpaceDE w:val="0"/>
        <w:autoSpaceDN w:val="0"/>
        <w:adjustRightInd w:val="0"/>
        <w:spacing w:after="0" w:line="360" w:lineRule="auto"/>
        <w:rPr>
          <w:rFonts w:ascii="Times New Roman" w:hAnsi="Times New Roman" w:cs="Times New Roman"/>
          <w:sz w:val="24"/>
          <w:szCs w:val="32"/>
          <w:lang w:bidi="ml-IN"/>
        </w:rPr>
      </w:pPr>
    </w:p>
    <w:p w:rsidR="00B0611A" w:rsidRPr="009C0CFA" w:rsidRDefault="00B0611A" w:rsidP="00B0611A">
      <w:pPr>
        <w:pStyle w:val="ListParagraph"/>
        <w:numPr>
          <w:ilvl w:val="0"/>
          <w:numId w:val="9"/>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Timer1: 16-bit timer/counter with prescaler,can be incremented during Sleep via external crystal/clock</w:t>
      </w:r>
    </w:p>
    <w:p w:rsidR="00B0611A" w:rsidRPr="009C0CFA" w:rsidRDefault="00B0611A" w:rsidP="00B0611A">
      <w:pPr>
        <w:pStyle w:val="ListParagraph"/>
        <w:numPr>
          <w:ilvl w:val="0"/>
          <w:numId w:val="10"/>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Timer2: 8-bit timer/counter with 8-bit period register, prescaler and postscaler</w:t>
      </w:r>
    </w:p>
    <w:p w:rsidR="00B0611A" w:rsidRPr="009C0CFA" w:rsidRDefault="00B0611A" w:rsidP="00B0611A">
      <w:pPr>
        <w:pStyle w:val="ListParagraph"/>
        <w:numPr>
          <w:ilvl w:val="0"/>
          <w:numId w:val="10"/>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Two Capture, Compare, PWM modules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Capture is 16-bit, max. resolution is 12.5 ns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Compare is 16-bit, max. resolution is 200 ns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PWM max. resolution is 10-bit</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Synchronous Serial Port (SSP) with SPI (Master mode) and I2C™</w:t>
      </w:r>
      <w:r w:rsidRPr="009C0CFA">
        <w:rPr>
          <w:rFonts w:ascii="Times New Roman" w:hAnsi="Times New Roman" w:cs="Times New Roman"/>
          <w:sz w:val="24"/>
          <w:szCs w:val="32"/>
          <w:lang w:bidi="ml-IN"/>
        </w:rPr>
        <w:t>(Master/Slave)</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Universal Synchronous Asynchronous Receiver Transmitter (USART/SCI) with 9-bit address detection</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Parallel Slave Port (PSP) – 8 bits wide with external RD, WR and CS controls (40/44-pin only)</w:t>
      </w:r>
    </w:p>
    <w:p w:rsidR="00B0611A" w:rsidRPr="009C0CFA" w:rsidRDefault="00B0611A" w:rsidP="00B0611A">
      <w:pPr>
        <w:pStyle w:val="ListParagraph"/>
        <w:numPr>
          <w:ilvl w:val="0"/>
          <w:numId w:val="11"/>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Brown-out detection circuitry for Brown-out Reset (BOR)</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Analog Features:</w:t>
      </w:r>
    </w:p>
    <w:p w:rsidR="00B0611A" w:rsidRPr="009C0CFA" w:rsidRDefault="00B0611A" w:rsidP="00B0611A">
      <w:pPr>
        <w:pStyle w:val="ListParagraph"/>
        <w:numPr>
          <w:ilvl w:val="0"/>
          <w:numId w:val="12"/>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10-bit, up to 8-channel Analog-to-Digital Converter (A/D)</w:t>
      </w:r>
    </w:p>
    <w:p w:rsidR="00B0611A" w:rsidRPr="009C0CFA" w:rsidRDefault="00B0611A" w:rsidP="00B0611A">
      <w:pPr>
        <w:pStyle w:val="ListParagraph"/>
        <w:numPr>
          <w:ilvl w:val="0"/>
          <w:numId w:val="12"/>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Brown-out Reset (BOR)</w:t>
      </w:r>
    </w:p>
    <w:p w:rsidR="00B0611A" w:rsidRPr="009C0CFA" w:rsidRDefault="00B0611A" w:rsidP="00B0611A">
      <w:pPr>
        <w:pStyle w:val="ListParagraph"/>
        <w:numPr>
          <w:ilvl w:val="0"/>
          <w:numId w:val="12"/>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Analog Comparator module with:</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Two analog comparators</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Programmable on-chip voltage reference (VREF) module</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Programmable input multiplexing from device inputs and internal    </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voltage reference          </w:t>
      </w: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 Comparator outputs are externally accessible</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Special Microcontroller Features:</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b/>
          <w:bCs/>
          <w:sz w:val="24"/>
          <w:szCs w:val="32"/>
          <w:lang w:bidi="ml-IN"/>
        </w:rPr>
      </w:pPr>
      <w:r w:rsidRPr="009C0CFA">
        <w:rPr>
          <w:rFonts w:ascii="Times New Roman" w:hAnsi="Times New Roman" w:cs="Times New Roman"/>
          <w:sz w:val="24"/>
          <w:szCs w:val="32"/>
          <w:lang w:bidi="ml-IN"/>
        </w:rPr>
        <w:t>100,000 erase/write cycle Enhanced Flash program memory typical</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1,000,000 erase/write cycle Data EEPROM memory typical</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Data EEPROM Retention &gt; 40 years</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Self-reprogrammable under software control</w:t>
      </w:r>
    </w:p>
    <w:p w:rsidR="00062DC9" w:rsidRDefault="00062DC9" w:rsidP="00062DC9">
      <w:pPr>
        <w:pStyle w:val="ListParagraph"/>
        <w:autoSpaceDE w:val="0"/>
        <w:autoSpaceDN w:val="0"/>
        <w:adjustRightInd w:val="0"/>
        <w:spacing w:after="0" w:line="360" w:lineRule="auto"/>
        <w:ind w:left="780"/>
        <w:rPr>
          <w:rFonts w:ascii="Times New Roman" w:hAnsi="Times New Roman" w:cs="Times New Roman"/>
          <w:sz w:val="24"/>
          <w:szCs w:val="32"/>
          <w:lang w:bidi="ml-IN"/>
        </w:rPr>
      </w:pP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In-Circuit Serial Programming™ (ICSP™) via two pins</w:t>
      </w:r>
    </w:p>
    <w:p w:rsidR="00306864" w:rsidRDefault="00306864" w:rsidP="00306864">
      <w:pPr>
        <w:pStyle w:val="ListParagraph"/>
        <w:autoSpaceDE w:val="0"/>
        <w:autoSpaceDN w:val="0"/>
        <w:adjustRightInd w:val="0"/>
        <w:spacing w:after="0" w:line="360" w:lineRule="auto"/>
        <w:ind w:left="780"/>
        <w:rPr>
          <w:rFonts w:ascii="Times New Roman" w:hAnsi="Times New Roman" w:cs="Times New Roman"/>
          <w:sz w:val="24"/>
          <w:szCs w:val="32"/>
          <w:lang w:bidi="ml-IN"/>
        </w:rPr>
      </w:pP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Single-supply 5V In-Circuit Serial Programming</w:t>
      </w:r>
    </w:p>
    <w:p w:rsidR="00B0611A" w:rsidRPr="009C0CFA" w:rsidRDefault="00B0611A" w:rsidP="00B0611A">
      <w:pPr>
        <w:pStyle w:val="ListParagraph"/>
        <w:numPr>
          <w:ilvl w:val="0"/>
          <w:numId w:val="13"/>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Watchdog Timer (WDT) with its own on-chip RC oscillator for reliable operation</w:t>
      </w: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Programmable code protection</w:t>
      </w: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Power saving Sleep mode</w:t>
      </w: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Selectable oscillator options</w:t>
      </w:r>
    </w:p>
    <w:p w:rsidR="00306864" w:rsidRDefault="00306864" w:rsidP="00306864">
      <w:pPr>
        <w:pStyle w:val="ListParagraph"/>
        <w:autoSpaceDE w:val="0"/>
        <w:autoSpaceDN w:val="0"/>
        <w:adjustRightInd w:val="0"/>
        <w:spacing w:after="0" w:line="360" w:lineRule="auto"/>
        <w:ind w:left="780"/>
        <w:rPr>
          <w:rFonts w:ascii="Times New Roman" w:hAnsi="Times New Roman" w:cs="Times New Roman"/>
          <w:sz w:val="24"/>
          <w:szCs w:val="32"/>
          <w:lang w:bidi="ml-IN"/>
        </w:rPr>
      </w:pPr>
    </w:p>
    <w:p w:rsidR="00B0611A" w:rsidRPr="009C0CFA" w:rsidRDefault="00B0611A" w:rsidP="00B0611A">
      <w:pPr>
        <w:pStyle w:val="ListParagraph"/>
        <w:numPr>
          <w:ilvl w:val="0"/>
          <w:numId w:val="14"/>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In-Circuit Debug (ICD) via two pins</w:t>
      </w:r>
    </w:p>
    <w:p w:rsidR="00306864" w:rsidRDefault="00306864" w:rsidP="00B0611A">
      <w:pPr>
        <w:autoSpaceDE w:val="0"/>
        <w:autoSpaceDN w:val="0"/>
        <w:adjustRightInd w:val="0"/>
        <w:spacing w:after="0" w:line="360" w:lineRule="auto"/>
        <w:rPr>
          <w:rFonts w:ascii="Times New Roman" w:hAnsi="Times New Roman" w:cs="Times New Roman"/>
          <w:b/>
          <w:bCs/>
          <w:sz w:val="24"/>
          <w:szCs w:val="36"/>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b/>
          <w:bCs/>
          <w:sz w:val="24"/>
          <w:szCs w:val="36"/>
          <w:lang w:bidi="ml-IN"/>
        </w:rPr>
      </w:pPr>
      <w:r w:rsidRPr="009C0CFA">
        <w:rPr>
          <w:rFonts w:ascii="Times New Roman" w:hAnsi="Times New Roman" w:cs="Times New Roman"/>
          <w:b/>
          <w:bCs/>
          <w:sz w:val="24"/>
          <w:szCs w:val="36"/>
          <w:lang w:bidi="ml-IN"/>
        </w:rPr>
        <w:t>CMOS Technology:</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Low-power, high-speed Flash/EEPROM technology</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Fully static design</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Wide operating voltage range (2.0V to 5.5V)</w:t>
      </w:r>
    </w:p>
    <w:p w:rsidR="00B0611A" w:rsidRPr="009C0CFA" w:rsidRDefault="00B0611A" w:rsidP="00B0611A">
      <w:pPr>
        <w:pStyle w:val="ListParagraph"/>
        <w:numPr>
          <w:ilvl w:val="0"/>
          <w:numId w:val="15"/>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Commercial and Industrial temperature ranges</w:t>
      </w:r>
    </w:p>
    <w:p w:rsidR="00B0611A" w:rsidRPr="009C0CFA" w:rsidRDefault="00B0611A" w:rsidP="00B3053E">
      <w:pPr>
        <w:pStyle w:val="ListParagraph"/>
        <w:numPr>
          <w:ilvl w:val="0"/>
          <w:numId w:val="15"/>
        </w:numPr>
        <w:shd w:val="clear" w:color="auto" w:fill="FFFFFF"/>
        <w:spacing w:after="0" w:line="360" w:lineRule="auto"/>
        <w:jc w:val="both"/>
        <w:textAlignment w:val="baseline"/>
        <w:outlineLvl w:val="2"/>
        <w:rPr>
          <w:rFonts w:ascii="Times New Roman" w:eastAsia="Times New Roman" w:hAnsi="Times New Roman" w:cs="Times New Roman"/>
          <w:b/>
          <w:bCs/>
          <w:color w:val="555555"/>
          <w:sz w:val="24"/>
          <w:szCs w:val="32"/>
          <w:lang w:bidi="ml-IN"/>
        </w:rPr>
      </w:pPr>
      <w:r w:rsidRPr="009C0CFA">
        <w:rPr>
          <w:rFonts w:ascii="Times New Roman" w:hAnsi="Times New Roman" w:cs="Times New Roman"/>
          <w:sz w:val="24"/>
          <w:szCs w:val="32"/>
          <w:lang w:bidi="ml-IN"/>
        </w:rPr>
        <w:t>Low-power consumption</w:t>
      </w: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B0611A" w:rsidRPr="002E0C09"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u w:val="single"/>
          <w:lang w:bidi="ml-IN"/>
        </w:rPr>
      </w:pPr>
      <w:r>
        <w:rPr>
          <w:rFonts w:ascii="Times New Roman" w:eastAsia="Times New Roman" w:hAnsi="Times New Roman" w:cs="Times New Roman"/>
          <w:b/>
          <w:bCs/>
          <w:sz w:val="24"/>
          <w:szCs w:val="36"/>
          <w:lang w:bidi="ml-IN"/>
        </w:rPr>
        <w:t xml:space="preserve">  </w:t>
      </w:r>
      <w:r w:rsidR="00B0611A" w:rsidRPr="002E0C09">
        <w:rPr>
          <w:rFonts w:ascii="Times New Roman" w:eastAsia="Times New Roman" w:hAnsi="Times New Roman" w:cs="Times New Roman"/>
          <w:b/>
          <w:bCs/>
          <w:sz w:val="24"/>
          <w:szCs w:val="36"/>
          <w:u w:val="single"/>
          <w:lang w:bidi="ml-IN"/>
        </w:rPr>
        <w:t>BLOCK DIAGRAM:</w:t>
      </w:r>
    </w:p>
    <w:p w:rsidR="00306864"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306864" w:rsidRPr="009C0CFA"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4"/>
          <w:szCs w:val="36"/>
          <w:lang w:bidi="ml-IN"/>
        </w:rPr>
      </w:pPr>
    </w:p>
    <w:p w:rsidR="00B0611A" w:rsidRPr="009C0CFA" w:rsidRDefault="00306864" w:rsidP="00B0611A">
      <w:pPr>
        <w:shd w:val="clear" w:color="auto" w:fill="FFFFFF"/>
        <w:spacing w:after="0" w:line="240" w:lineRule="auto"/>
        <w:jc w:val="both"/>
        <w:textAlignment w:val="baseline"/>
        <w:outlineLvl w:val="2"/>
        <w:rPr>
          <w:rFonts w:ascii="Times New Roman" w:eastAsia="Times New Roman" w:hAnsi="Times New Roman" w:cs="Times New Roman"/>
          <w:b/>
          <w:bCs/>
          <w:sz w:val="28"/>
          <w:szCs w:val="36"/>
          <w:lang w:bidi="ml-IN"/>
        </w:rPr>
      </w:pPr>
      <w:r w:rsidRPr="00306864">
        <w:rPr>
          <w:rFonts w:ascii="Times New Roman" w:eastAsia="Times New Roman" w:hAnsi="Times New Roman" w:cs="Times New Roman"/>
          <w:b/>
          <w:bCs/>
          <w:noProof/>
          <w:sz w:val="28"/>
          <w:szCs w:val="36"/>
          <w:lang w:bidi="ml-IN"/>
        </w:rPr>
        <w:drawing>
          <wp:inline distT="0" distB="0" distL="0" distR="0">
            <wp:extent cx="5676900" cy="7381875"/>
            <wp:effectExtent l="19050" t="0" r="0" b="0"/>
            <wp:docPr id="7" name="Picture 4" descr="http://www.circuitstoday.com/wp-content/uploads/2011/01/Internal-Architecture-of-PIC16F877A-C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ircuitstoday.com/wp-content/uploads/2011/01/Internal-Architecture-of-PIC16F877A-Chip.gif"/>
                    <pic:cNvPicPr>
                      <a:picLocks noChangeAspect="1" noChangeArrowheads="1"/>
                    </pic:cNvPicPr>
                  </pic:nvPicPr>
                  <pic:blipFill>
                    <a:blip r:embed="rId12"/>
                    <a:srcRect/>
                    <a:stretch>
                      <a:fillRect/>
                    </a:stretch>
                  </pic:blipFill>
                  <pic:spPr bwMode="auto">
                    <a:xfrm>
                      <a:off x="0" y="0"/>
                      <a:ext cx="5676900" cy="7381875"/>
                    </a:xfrm>
                    <a:prstGeom prst="rect">
                      <a:avLst/>
                    </a:prstGeom>
                    <a:noFill/>
                    <a:ln w="9525">
                      <a:noFill/>
                      <a:miter lim="800000"/>
                      <a:headEnd/>
                      <a:tailEnd/>
                    </a:ln>
                  </pic:spPr>
                </pic:pic>
              </a:graphicData>
            </a:graphic>
          </wp:inline>
        </w:drawing>
      </w:r>
    </w:p>
    <w:p w:rsidR="00306864" w:rsidRDefault="00306864" w:rsidP="00B0611A">
      <w:pPr>
        <w:shd w:val="clear" w:color="auto" w:fill="FFFFFF"/>
        <w:spacing w:after="0" w:line="240" w:lineRule="auto"/>
        <w:jc w:val="both"/>
        <w:textAlignment w:val="baseline"/>
        <w:outlineLvl w:val="2"/>
        <w:rPr>
          <w:rFonts w:ascii="inherit" w:eastAsia="Times New Roman" w:hAnsi="inherit" w:cs="Times New Roman"/>
          <w:i/>
          <w:iCs/>
          <w:color w:val="000000" w:themeColor="text1"/>
          <w:sz w:val="24"/>
          <w:szCs w:val="24"/>
          <w:lang w:bidi="ml-IN"/>
        </w:rPr>
      </w:pPr>
      <w:r>
        <w:rPr>
          <w:rFonts w:ascii="inherit" w:eastAsia="Times New Roman" w:hAnsi="inherit" w:cs="Times New Roman"/>
          <w:i/>
          <w:iCs/>
          <w:color w:val="000000" w:themeColor="text1"/>
          <w:sz w:val="24"/>
          <w:szCs w:val="24"/>
          <w:lang w:bidi="ml-IN"/>
        </w:rPr>
        <w:t xml:space="preserve">                                               </w:t>
      </w:r>
    </w:p>
    <w:p w:rsidR="00B0611A" w:rsidRPr="00306864" w:rsidRDefault="00306864" w:rsidP="00B0611A">
      <w:pPr>
        <w:shd w:val="clear" w:color="auto" w:fill="FFFFFF"/>
        <w:spacing w:after="0" w:line="240" w:lineRule="auto"/>
        <w:jc w:val="both"/>
        <w:textAlignment w:val="baseline"/>
        <w:outlineLvl w:val="2"/>
        <w:rPr>
          <w:rFonts w:ascii="inherit" w:eastAsia="Times New Roman" w:hAnsi="inherit" w:cs="Times New Roman"/>
          <w:i/>
          <w:iCs/>
          <w:color w:val="000000" w:themeColor="text1"/>
          <w:sz w:val="24"/>
          <w:szCs w:val="24"/>
          <w:lang w:bidi="ml-IN"/>
        </w:rPr>
      </w:pPr>
      <w:r>
        <w:rPr>
          <w:rFonts w:ascii="inherit" w:eastAsia="Times New Roman" w:hAnsi="inherit" w:cs="Times New Roman"/>
          <w:i/>
          <w:iCs/>
          <w:color w:val="000000" w:themeColor="text1"/>
          <w:sz w:val="24"/>
          <w:szCs w:val="24"/>
          <w:lang w:bidi="ml-IN"/>
        </w:rPr>
        <w:t xml:space="preserve">                                          </w:t>
      </w:r>
      <w:r w:rsidRPr="00306864">
        <w:rPr>
          <w:rFonts w:ascii="inherit" w:eastAsia="Times New Roman" w:hAnsi="inherit" w:cs="Times New Roman"/>
          <w:i/>
          <w:iCs/>
          <w:color w:val="000000" w:themeColor="text1"/>
          <w:sz w:val="24"/>
          <w:szCs w:val="24"/>
          <w:lang w:bidi="ml-IN"/>
        </w:rPr>
        <w:t>Fig 6:</w:t>
      </w:r>
      <w:r w:rsidR="00044F06">
        <w:rPr>
          <w:rFonts w:ascii="inherit" w:eastAsia="Times New Roman" w:hAnsi="inherit" w:cs="Times New Roman"/>
          <w:i/>
          <w:iCs/>
          <w:color w:val="000000" w:themeColor="text1"/>
          <w:sz w:val="24"/>
          <w:szCs w:val="24"/>
          <w:lang w:bidi="ml-IN"/>
        </w:rPr>
        <w:t xml:space="preserve"> B</w:t>
      </w:r>
      <w:r w:rsidRPr="00306864">
        <w:rPr>
          <w:rFonts w:ascii="inherit" w:eastAsia="Times New Roman" w:hAnsi="inherit" w:cs="Times New Roman"/>
          <w:i/>
          <w:iCs/>
          <w:color w:val="000000" w:themeColor="text1"/>
          <w:sz w:val="24"/>
          <w:szCs w:val="24"/>
          <w:lang w:bidi="ml-IN"/>
        </w:rPr>
        <w:t>lock diagram of PIC16F877A</w:t>
      </w:r>
    </w:p>
    <w:p w:rsidR="00B0611A" w:rsidRPr="009C0CFA" w:rsidRDefault="00B0611A"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39"/>
          <w:szCs w:val="20"/>
          <w:lang w:bidi="ml-IN"/>
        </w:rPr>
      </w:pPr>
    </w:p>
    <w:p w:rsidR="00306864" w:rsidRDefault="00306864"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26"/>
          <w:szCs w:val="32"/>
          <w:lang w:bidi="ml-IN"/>
        </w:rPr>
      </w:pPr>
    </w:p>
    <w:p w:rsidR="00B0611A" w:rsidRPr="002E0C09" w:rsidRDefault="009C0CFA"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26"/>
          <w:szCs w:val="32"/>
          <w:u w:val="single"/>
          <w:lang w:bidi="ml-IN"/>
        </w:rPr>
      </w:pPr>
      <w:r w:rsidRPr="002E0C09">
        <w:rPr>
          <w:rFonts w:ascii="inherit" w:eastAsia="Times New Roman" w:hAnsi="inherit" w:cs="Times New Roman"/>
          <w:b/>
          <w:bCs/>
          <w:color w:val="000000" w:themeColor="text1"/>
          <w:sz w:val="26"/>
          <w:szCs w:val="32"/>
          <w:u w:val="single"/>
          <w:lang w:bidi="ml-IN"/>
        </w:rPr>
        <w:t xml:space="preserve">PIN CONFIGURATION </w:t>
      </w:r>
    </w:p>
    <w:p w:rsidR="002E0C09" w:rsidRPr="009C0CFA" w:rsidRDefault="002E0C09" w:rsidP="00B0611A">
      <w:pPr>
        <w:shd w:val="clear" w:color="auto" w:fill="FFFFFF"/>
        <w:spacing w:after="300" w:line="405" w:lineRule="atLeast"/>
        <w:jc w:val="both"/>
        <w:textAlignment w:val="baseline"/>
        <w:rPr>
          <w:rFonts w:ascii="inherit" w:eastAsia="Times New Roman" w:hAnsi="inherit" w:cs="Times New Roman"/>
          <w:b/>
          <w:bCs/>
          <w:color w:val="000000" w:themeColor="text1"/>
          <w:sz w:val="37"/>
          <w:szCs w:val="20"/>
          <w:lang w:bidi="ml-IN"/>
        </w:rPr>
      </w:pPr>
    </w:p>
    <w:p w:rsidR="00B0611A" w:rsidRDefault="002E0C09"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r>
        <w:rPr>
          <w:rFonts w:ascii="inherit" w:eastAsia="Times New Roman" w:hAnsi="inherit" w:cs="Times New Roman"/>
          <w:color w:val="707070"/>
          <w:sz w:val="20"/>
          <w:szCs w:val="24"/>
          <w:lang w:bidi="ml-IN"/>
        </w:rPr>
        <w:t xml:space="preserve">                     </w:t>
      </w:r>
      <w:r w:rsidR="00B0611A" w:rsidRPr="009C0CFA">
        <w:rPr>
          <w:rFonts w:ascii="inherit" w:eastAsia="Times New Roman" w:hAnsi="inherit" w:cs="Times New Roman"/>
          <w:color w:val="707070"/>
          <w:sz w:val="20"/>
          <w:szCs w:val="24"/>
          <w:lang w:bidi="ml-IN"/>
        </w:rPr>
        <w:t xml:space="preserve">   </w:t>
      </w:r>
      <w:r w:rsidR="00B0611A" w:rsidRPr="009C0CFA">
        <w:rPr>
          <w:rFonts w:ascii="inherit" w:eastAsia="Times New Roman" w:hAnsi="inherit" w:cs="Times New Roman"/>
          <w:noProof/>
          <w:color w:val="2853FF"/>
          <w:sz w:val="20"/>
          <w:szCs w:val="24"/>
          <w:bdr w:val="none" w:sz="0" w:space="0" w:color="auto" w:frame="1"/>
          <w:lang w:bidi="ml-IN"/>
        </w:rPr>
        <w:drawing>
          <wp:inline distT="0" distB="0" distL="0" distR="0">
            <wp:extent cx="3971925" cy="4905375"/>
            <wp:effectExtent l="19050" t="0" r="9525" b="0"/>
            <wp:docPr id="37" name="Picture 6" descr="PIC16F877A Pin configurationPIC16F877A Pin configura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16F877A Pin configurationPIC16F877A Pin configuration">
                      <a:hlinkClick r:id="rId13"/>
                    </pic:cNvPr>
                    <pic:cNvPicPr>
                      <a:picLocks noChangeAspect="1" noChangeArrowheads="1"/>
                    </pic:cNvPicPr>
                  </pic:nvPicPr>
                  <pic:blipFill>
                    <a:blip r:embed="rId14" cstate="print"/>
                    <a:srcRect/>
                    <a:stretch>
                      <a:fillRect/>
                    </a:stretch>
                  </pic:blipFill>
                  <pic:spPr bwMode="auto">
                    <a:xfrm>
                      <a:off x="0" y="0"/>
                      <a:ext cx="3971925" cy="4905375"/>
                    </a:xfrm>
                    <a:prstGeom prst="rect">
                      <a:avLst/>
                    </a:prstGeom>
                    <a:noFill/>
                    <a:ln w="9525">
                      <a:noFill/>
                      <a:miter lim="800000"/>
                      <a:headEnd/>
                      <a:tailEnd/>
                    </a:ln>
                  </pic:spPr>
                </pic:pic>
              </a:graphicData>
            </a:graphic>
          </wp:inline>
        </w:drawing>
      </w:r>
    </w:p>
    <w:p w:rsidR="00306864" w:rsidRPr="00306864" w:rsidRDefault="00306864" w:rsidP="00B0611A">
      <w:pPr>
        <w:shd w:val="clear" w:color="auto" w:fill="FFFFFF"/>
        <w:spacing w:after="0" w:line="405" w:lineRule="atLeast"/>
        <w:jc w:val="both"/>
        <w:textAlignment w:val="baseline"/>
        <w:rPr>
          <w:rFonts w:ascii="Times New Roman" w:eastAsia="Times New Roman" w:hAnsi="Times New Roman" w:cs="Times New Roman"/>
          <w:i/>
          <w:iCs/>
          <w:sz w:val="24"/>
          <w:szCs w:val="24"/>
          <w:lang w:bidi="ml-IN"/>
        </w:rPr>
      </w:pPr>
      <w:r>
        <w:rPr>
          <w:rFonts w:ascii="inherit" w:eastAsia="Times New Roman" w:hAnsi="inherit" w:cs="Times New Roman"/>
          <w:color w:val="707070"/>
          <w:sz w:val="20"/>
          <w:szCs w:val="24"/>
          <w:lang w:bidi="ml-IN"/>
        </w:rPr>
        <w:t xml:space="preserve">             </w:t>
      </w:r>
      <w:r w:rsidR="002E0C09">
        <w:rPr>
          <w:rFonts w:ascii="inherit" w:eastAsia="Times New Roman" w:hAnsi="inherit" w:cs="Times New Roman"/>
          <w:color w:val="707070"/>
          <w:sz w:val="20"/>
          <w:szCs w:val="24"/>
          <w:lang w:bidi="ml-IN"/>
        </w:rPr>
        <w:t xml:space="preserve">                              </w:t>
      </w:r>
      <w:r w:rsidR="00044F06">
        <w:rPr>
          <w:rFonts w:ascii="inherit" w:eastAsia="Times New Roman" w:hAnsi="inherit" w:cs="Times New Roman"/>
          <w:color w:val="707070"/>
          <w:sz w:val="20"/>
          <w:szCs w:val="24"/>
          <w:lang w:bidi="ml-IN"/>
        </w:rPr>
        <w:t xml:space="preserve"> </w:t>
      </w:r>
      <w:r>
        <w:rPr>
          <w:rFonts w:ascii="inherit" w:eastAsia="Times New Roman" w:hAnsi="inherit" w:cs="Times New Roman"/>
          <w:color w:val="707070"/>
          <w:sz w:val="20"/>
          <w:szCs w:val="24"/>
          <w:lang w:bidi="ml-IN"/>
        </w:rPr>
        <w:t xml:space="preserve"> </w:t>
      </w:r>
      <w:r w:rsidRPr="00306864">
        <w:rPr>
          <w:rFonts w:ascii="Times New Roman" w:eastAsia="Times New Roman" w:hAnsi="Times New Roman" w:cs="Times New Roman"/>
          <w:i/>
          <w:iCs/>
          <w:sz w:val="24"/>
          <w:szCs w:val="24"/>
          <w:lang w:bidi="ml-IN"/>
        </w:rPr>
        <w:t>Fig 7:</w:t>
      </w:r>
      <w:r w:rsidR="00044F06">
        <w:rPr>
          <w:rFonts w:ascii="Times New Roman" w:eastAsia="Times New Roman" w:hAnsi="Times New Roman" w:cs="Times New Roman"/>
          <w:i/>
          <w:iCs/>
          <w:sz w:val="24"/>
          <w:szCs w:val="24"/>
          <w:lang w:bidi="ml-IN"/>
        </w:rPr>
        <w:t>P</w:t>
      </w:r>
      <w:r w:rsidRPr="00306864">
        <w:rPr>
          <w:rFonts w:ascii="Times New Roman" w:eastAsia="Times New Roman" w:hAnsi="Times New Roman" w:cs="Times New Roman"/>
          <w:i/>
          <w:iCs/>
          <w:sz w:val="24"/>
          <w:szCs w:val="24"/>
          <w:lang w:bidi="ml-IN"/>
        </w:rPr>
        <w:t>in diagram of PIC16F877A</w:t>
      </w:r>
    </w:p>
    <w:p w:rsidR="00B0611A" w:rsidRPr="009C0CFA" w:rsidRDefault="00B0611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r w:rsidRPr="002E0C09">
        <w:rPr>
          <w:rStyle w:val="Strong"/>
          <w:szCs w:val="32"/>
          <w:u w:val="single"/>
          <w:bdr w:val="none" w:sz="0" w:space="0" w:color="auto" w:frame="1"/>
        </w:rPr>
        <w:t>PIN DESCRIPTION</w:t>
      </w:r>
      <w:r>
        <w:rPr>
          <w:rStyle w:val="Strong"/>
          <w:szCs w:val="32"/>
          <w:bdr w:val="none" w:sz="0" w:space="0" w:color="auto" w:frame="1"/>
        </w:rPr>
        <w:t>:</w:t>
      </w: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B0611A" w:rsidRPr="009C0CFA" w:rsidRDefault="00B0611A"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r w:rsidRPr="009C0CFA">
        <w:rPr>
          <w:rStyle w:val="Strong"/>
          <w:szCs w:val="32"/>
          <w:bdr w:val="none" w:sz="0" w:space="0" w:color="auto" w:frame="1"/>
        </w:rPr>
        <w:t>PIN 1: MCLR/RE3/Vpp</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p>
    <w:p w:rsidR="00B0611A" w:rsidRPr="009C0CFA" w:rsidRDefault="00B0611A" w:rsidP="00B0611A">
      <w:pPr>
        <w:rPr>
          <w:rFonts w:ascii="Times New Roman" w:hAnsi="Times New Roman" w:cs="Times New Roman"/>
          <w:b/>
          <w:sz w:val="24"/>
          <w:szCs w:val="32"/>
          <w:lang w:val="en-IN"/>
        </w:rPr>
      </w:pPr>
      <w:r w:rsidRPr="009C0CFA">
        <w:rPr>
          <w:rFonts w:ascii="Times New Roman" w:hAnsi="Times New Roman" w:cs="Times New Roman"/>
          <w:b/>
          <w:sz w:val="24"/>
          <w:szCs w:val="32"/>
          <w:lang w:val="en-IN"/>
        </w:rPr>
        <w:t xml:space="preserve">         </w:t>
      </w:r>
      <w:r w:rsidRPr="009C0CFA">
        <w:rPr>
          <w:rFonts w:ascii="Times New Roman" w:hAnsi="Times New Roman" w:cs="Times New Roman"/>
          <w:sz w:val="24"/>
          <w:szCs w:val="32"/>
          <w:lang w:val="en-IN"/>
        </w:rPr>
        <w:t>MCLR-</w:t>
      </w:r>
      <w:r w:rsidRPr="009C0CFA">
        <w:rPr>
          <w:rFonts w:ascii="Times New Roman" w:hAnsi="Times New Roman" w:cs="Times New Roman"/>
          <w:sz w:val="24"/>
          <w:szCs w:val="32"/>
          <w:shd w:val="clear" w:color="auto" w:fill="FFFFFF"/>
        </w:rPr>
        <w:t>The first pin is the master clear pin of this IC. It resets the microcontroller and is active low, meaning that it should constantly be given a voltage of 5V and if 0 V are given then the controller is reset. Resetting the controller will bring it back to the first line of the program that has been burned into the IC.</w:t>
      </w:r>
    </w:p>
    <w:p w:rsidR="00B0611A" w:rsidRPr="009C0CFA" w:rsidRDefault="00B0611A" w:rsidP="00B0611A">
      <w:pPr>
        <w:rPr>
          <w:rFonts w:ascii="Times New Roman" w:hAnsi="Times New Roman" w:cs="Times New Roman"/>
          <w:b/>
          <w:sz w:val="24"/>
          <w:szCs w:val="32"/>
          <w:lang w:val="en-IN"/>
        </w:rPr>
      </w:pPr>
      <w:r w:rsidRPr="009C0CFA">
        <w:rPr>
          <w:rFonts w:ascii="Times New Roman" w:hAnsi="Times New Roman" w:cs="Times New Roman"/>
          <w:noProof/>
          <w:sz w:val="24"/>
          <w:szCs w:val="32"/>
          <w:lang w:bidi="ml-IN"/>
        </w:rPr>
        <w:drawing>
          <wp:inline distT="0" distB="0" distL="0" distR="0">
            <wp:extent cx="1647825" cy="2038350"/>
            <wp:effectExtent l="19050" t="0" r="9525" b="0"/>
            <wp:docPr id="45" name="Picture 1" descr="PIC16F877A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16F877A reset"/>
                    <pic:cNvPicPr>
                      <a:picLocks noChangeAspect="1" noChangeArrowheads="1"/>
                    </pic:cNvPicPr>
                  </pic:nvPicPr>
                  <pic:blipFill>
                    <a:blip r:embed="rId15" cstate="print"/>
                    <a:srcRect/>
                    <a:stretch>
                      <a:fillRect/>
                    </a:stretch>
                  </pic:blipFill>
                  <pic:spPr bwMode="auto">
                    <a:xfrm>
                      <a:off x="0" y="0"/>
                      <a:ext cx="1647825" cy="2038350"/>
                    </a:xfrm>
                    <a:prstGeom prst="rect">
                      <a:avLst/>
                    </a:prstGeom>
                    <a:noFill/>
                    <a:ln w="9525">
                      <a:noFill/>
                      <a:miter lim="800000"/>
                      <a:headEnd/>
                      <a:tailEnd/>
                    </a:ln>
                  </pic:spPr>
                </pic:pic>
              </a:graphicData>
            </a:graphic>
          </wp:inline>
        </w:drawing>
      </w:r>
    </w:p>
    <w:p w:rsidR="00B0611A" w:rsidRPr="009C0CFA" w:rsidRDefault="00B0611A" w:rsidP="00B0611A">
      <w:pPr>
        <w:rPr>
          <w:rFonts w:ascii="Times New Roman" w:hAnsi="Times New Roman" w:cs="Times New Roman"/>
          <w:sz w:val="24"/>
          <w:szCs w:val="32"/>
          <w:shd w:val="clear" w:color="auto" w:fill="FFFFFF"/>
        </w:rPr>
      </w:pPr>
      <w:r w:rsidRPr="009C0CFA">
        <w:rPr>
          <w:rFonts w:ascii="Times New Roman" w:hAnsi="Times New Roman" w:cs="Times New Roman"/>
          <w:sz w:val="24"/>
          <w:szCs w:val="32"/>
          <w:shd w:val="clear" w:color="auto" w:fill="FFFFFF"/>
        </w:rPr>
        <w:t>A push button and a resistor is connected to the pin. The pin is already being supplied by constant 5V. When we want to reset the IC we just have to push the button which will bring the MCLR pin to 0 potential thereby resetting the controller.</w:t>
      </w:r>
    </w:p>
    <w:p w:rsidR="00B0611A" w:rsidRDefault="00B0611A" w:rsidP="00B0611A">
      <w:pPr>
        <w:rPr>
          <w:rFonts w:ascii="Times New Roman" w:hAnsi="Times New Roman" w:cs="Times New Roman"/>
          <w:sz w:val="24"/>
          <w:szCs w:val="32"/>
          <w:lang w:val="en-IN"/>
        </w:rPr>
      </w:pPr>
      <w:r w:rsidRPr="009C0CFA">
        <w:rPr>
          <w:rFonts w:ascii="Times New Roman" w:hAnsi="Times New Roman" w:cs="Times New Roman"/>
          <w:sz w:val="24"/>
          <w:szCs w:val="32"/>
          <w:lang w:val="en-IN"/>
        </w:rPr>
        <w:t>Vpp-</w:t>
      </w:r>
      <w:r w:rsidRPr="009C0CFA">
        <w:rPr>
          <w:rFonts w:ascii="Times New Roman" w:hAnsi="Times New Roman" w:cs="Times New Roman"/>
          <w:b/>
          <w:sz w:val="24"/>
          <w:szCs w:val="32"/>
          <w:lang w:val="en-IN"/>
        </w:rPr>
        <w:t xml:space="preserve"> </w:t>
      </w:r>
      <w:r w:rsidRPr="009C0CFA">
        <w:rPr>
          <w:rFonts w:ascii="Times New Roman" w:hAnsi="Times New Roman" w:cs="Times New Roman"/>
          <w:sz w:val="24"/>
          <w:szCs w:val="32"/>
          <w:lang w:val="en-IN"/>
        </w:rPr>
        <w:t>Programming voltage</w:t>
      </w:r>
    </w:p>
    <w:p w:rsidR="009C0CFA" w:rsidRDefault="009C0CFA" w:rsidP="00B0611A">
      <w:pPr>
        <w:rPr>
          <w:rFonts w:ascii="Times New Roman" w:hAnsi="Times New Roman" w:cs="Times New Roman"/>
          <w:sz w:val="24"/>
          <w:szCs w:val="32"/>
          <w:lang w:val="en-IN"/>
        </w:rPr>
      </w:pPr>
    </w:p>
    <w:p w:rsidR="009C0CFA" w:rsidRDefault="00B0611A" w:rsidP="00B0611A">
      <w:pPr>
        <w:rPr>
          <w:rFonts w:ascii="Times New Roman" w:hAnsi="Times New Roman" w:cs="Times New Roman"/>
          <w:b/>
          <w:sz w:val="24"/>
          <w:szCs w:val="32"/>
          <w:lang w:val="en-IN"/>
        </w:rPr>
      </w:pPr>
      <w:r w:rsidRPr="009C0CFA">
        <w:rPr>
          <w:rFonts w:ascii="Times New Roman" w:hAnsi="Times New Roman" w:cs="Times New Roman"/>
          <w:b/>
          <w:sz w:val="24"/>
          <w:szCs w:val="32"/>
          <w:lang w:val="en-IN"/>
        </w:rPr>
        <w:t>PIN 2: RA0/AN0</w:t>
      </w:r>
      <w:r w:rsidR="009C0CFA">
        <w:rPr>
          <w:rFonts w:ascii="Times New Roman" w:hAnsi="Times New Roman" w:cs="Times New Roman"/>
          <w:b/>
          <w:sz w:val="24"/>
          <w:szCs w:val="32"/>
          <w:lang w:val="en-IN"/>
        </w:rPr>
        <w:t xml:space="preserve"> </w:t>
      </w:r>
    </w:p>
    <w:p w:rsidR="00B0611A" w:rsidRPr="009C0CFA" w:rsidRDefault="009C0CFA" w:rsidP="00B0611A">
      <w:pPr>
        <w:rPr>
          <w:ins w:id="0" w:author="Unknown"/>
          <w:rFonts w:ascii="Times New Roman" w:hAnsi="Times New Roman" w:cs="Times New Roman"/>
          <w:b/>
          <w:sz w:val="24"/>
          <w:szCs w:val="32"/>
          <w:lang w:val="en-IN"/>
        </w:rPr>
      </w:pPr>
      <w:r>
        <w:rPr>
          <w:rFonts w:ascii="Times New Roman" w:hAnsi="Times New Roman" w:cs="Times New Roman"/>
          <w:b/>
          <w:sz w:val="24"/>
          <w:szCs w:val="32"/>
          <w:lang w:val="en-IN"/>
        </w:rPr>
        <w:t xml:space="preserve">  </w:t>
      </w:r>
      <w:r w:rsidR="00B0611A" w:rsidRPr="009C0CFA">
        <w:rPr>
          <w:rFonts w:ascii="Times New Roman" w:hAnsi="Times New Roman" w:cs="Times New Roman"/>
          <w:sz w:val="24"/>
          <w:szCs w:val="32"/>
          <w:shd w:val="clear" w:color="auto" w:fill="FFFFFF"/>
        </w:rPr>
        <w:t>PORTA consists of 6 pins, from pin 2 to pin 7, all of these are bidirectional input/output pins. Pin 2 is the first pin of this port. This pin can also be used as an analog pin AN0. It is built in</w:t>
      </w:r>
      <w:r w:rsidR="00B0611A" w:rsidRPr="009C0CFA">
        <w:rPr>
          <w:rStyle w:val="apple-converted-space"/>
          <w:rFonts w:ascii="Times New Roman" w:hAnsi="Times New Roman" w:cs="Times New Roman"/>
          <w:sz w:val="24"/>
          <w:szCs w:val="32"/>
          <w:shd w:val="clear" w:color="auto" w:fill="FFFFFF"/>
        </w:rPr>
        <w:t> </w:t>
      </w:r>
      <w:r w:rsidR="00B0611A" w:rsidRPr="009C0CFA">
        <w:rPr>
          <w:rStyle w:val="Strong"/>
          <w:rFonts w:ascii="Times New Roman" w:hAnsi="Times New Roman" w:cs="Times New Roman"/>
          <w:sz w:val="24"/>
          <w:szCs w:val="32"/>
          <w:bdr w:val="none" w:sz="0" w:space="0" w:color="auto" w:frame="1"/>
          <w:shd w:val="clear" w:color="auto" w:fill="FFFFFF"/>
        </w:rPr>
        <w:t>analog to digital convertor.</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3: RA1/AN1</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can be the analog input 1 or the second pin of PORT A.</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4: RA2/AN2/Vref-</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also act as the analog input2 or the third pin of PORT A. Or negative analog reference voltage can be given to it.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5: RA3/AN3/Vref+</w:t>
      </w:r>
    </w:p>
    <w:p w:rsidR="00B0611A" w:rsidRPr="009C0CFA" w:rsidRDefault="00B0611A" w:rsidP="009C0CFA">
      <w:pPr>
        <w:pStyle w:val="NormalWeb"/>
        <w:shd w:val="clear" w:color="auto" w:fill="FFFFFF"/>
        <w:spacing w:before="0" w:beforeAutospacing="0" w:after="300" w:afterAutospacing="0"/>
        <w:jc w:val="both"/>
        <w:textAlignment w:val="baseline"/>
        <w:rPr>
          <w:rStyle w:val="Strong"/>
          <w:b w:val="0"/>
          <w:bCs w:val="0"/>
          <w:szCs w:val="32"/>
        </w:rPr>
      </w:pPr>
      <w:r w:rsidRPr="009C0CFA">
        <w:rPr>
          <w:szCs w:val="32"/>
        </w:rPr>
        <w:t>It can act as the analog input 3 or the fourth pin of PORT A. Or can act as the analog positive reference voltage.</w:t>
      </w: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B0611A" w:rsidRPr="009C0CFA" w:rsidRDefault="00306864" w:rsidP="00B0611A">
      <w:pPr>
        <w:pStyle w:val="NormalWeb"/>
        <w:shd w:val="clear" w:color="auto" w:fill="FFFFFF"/>
        <w:spacing w:before="0" w:beforeAutospacing="0" w:after="0" w:afterAutospacing="0"/>
        <w:jc w:val="both"/>
        <w:textAlignment w:val="baseline"/>
        <w:rPr>
          <w:szCs w:val="32"/>
        </w:rPr>
      </w:pPr>
      <w:r>
        <w:rPr>
          <w:rStyle w:val="Strong"/>
          <w:szCs w:val="32"/>
          <w:bdr w:val="none" w:sz="0" w:space="0" w:color="auto" w:frame="1"/>
        </w:rPr>
        <w:t>PIN 6: RA4</w:t>
      </w:r>
      <w:r w:rsidR="00B0611A" w:rsidRPr="009C0CFA">
        <w:rPr>
          <w:rStyle w:val="Strong"/>
          <w:szCs w:val="32"/>
          <w:bdr w:val="none" w:sz="0" w:space="0" w:color="auto" w:frame="1"/>
        </w:rPr>
        <w:t>/T0CKI</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pin can act as the fifth pin of PORT A.To timer0 this pin can act as the clock input pin, the type of output is open drain.</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7: RA5/SS/AN4</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can be the analog input 4 or the sixth pin of PORT A. There is synchronous serial port in the controller also and this pin can be used as the slave select for that port.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8: RE0/RD/AN5</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PORT E starts from pin 8 to pin 10 and this is also a bidirectional input output port. It can be the analog input 5 or for parallel slave port it can act as a ‘read control’ pin which will be active low.</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9: RE1/WR/AN6</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analog input 6 or the second pin of PORT E. And for the parallel slave port it can act as the ‘write control’ which will be active low.</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10: RE2/CS/A7</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analog input 7 or the third pin of PORT E, or for the parallel slave port it can act as the ‘control select’ which will also be active low just like read and write control pins.</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11 and 32: VDD</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These two pins are the positive supply for the input/output and logic pins. Both of them should be connected to 5V.</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12 and 31: VSS</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These pins are the ground reference for input/output and logic pins. They should be connected to 0 potential.</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13: OSC1/CLKIN</w:t>
      </w:r>
    </w:p>
    <w:p w:rsidR="00B0611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is the oscillator input or the external clock input pin.</w:t>
      </w:r>
    </w:p>
    <w:p w:rsidR="00B0611A" w:rsidRDefault="00B0611A"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r w:rsidRPr="009C0CFA">
        <w:rPr>
          <w:rStyle w:val="Strong"/>
          <w:szCs w:val="32"/>
          <w:bdr w:val="none" w:sz="0" w:space="0" w:color="auto" w:frame="1"/>
        </w:rPr>
        <w:t>PIN 14: OSC2/CLKOUT</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This is the oscillator output pin. A crystal resonator is connected between pin 13 and 14 to provide external clock to the microcontroller. ¼ of the frequency of OSC1 is outputted by OSC2 in case of RC mode. This indicates the instruction cycle rate.</w:t>
      </w:r>
    </w:p>
    <w:p w:rsidR="00B0611A" w:rsidRDefault="00306864" w:rsidP="00B0611A">
      <w:pPr>
        <w:rPr>
          <w:rFonts w:ascii="Times New Roman" w:hAnsi="Times New Roman" w:cs="Times New Roman"/>
          <w:b/>
          <w:sz w:val="24"/>
          <w:szCs w:val="32"/>
          <w:lang w:val="en-IN"/>
        </w:rPr>
      </w:pPr>
      <w:r>
        <w:rPr>
          <w:rFonts w:ascii="Times New Roman" w:hAnsi="Times New Roman" w:cs="Times New Roman"/>
          <w:b/>
          <w:sz w:val="24"/>
          <w:szCs w:val="32"/>
          <w:lang w:val="en-IN"/>
        </w:rPr>
        <w:t xml:space="preserve">                           </w:t>
      </w:r>
      <w:r w:rsidR="00B0611A" w:rsidRPr="009C0CFA">
        <w:rPr>
          <w:rFonts w:ascii="Times New Roman" w:hAnsi="Times New Roman" w:cs="Times New Roman"/>
          <w:noProof/>
          <w:sz w:val="24"/>
          <w:szCs w:val="32"/>
          <w:lang w:bidi="ml-IN"/>
        </w:rPr>
        <w:drawing>
          <wp:inline distT="0" distB="0" distL="0" distR="0">
            <wp:extent cx="2749541" cy="1409700"/>
            <wp:effectExtent l="19050" t="0" r="0" b="0"/>
            <wp:docPr id="46" name="Picture 10" descr="crystal interfacing with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ystal interfacing with PIC16F877A"/>
                    <pic:cNvPicPr>
                      <a:picLocks noChangeAspect="1" noChangeArrowheads="1"/>
                    </pic:cNvPicPr>
                  </pic:nvPicPr>
                  <pic:blipFill>
                    <a:blip r:embed="rId16" cstate="print"/>
                    <a:srcRect/>
                    <a:stretch>
                      <a:fillRect/>
                    </a:stretch>
                  </pic:blipFill>
                  <pic:spPr bwMode="auto">
                    <a:xfrm>
                      <a:off x="0" y="0"/>
                      <a:ext cx="2753166" cy="1411559"/>
                    </a:xfrm>
                    <a:prstGeom prst="rect">
                      <a:avLst/>
                    </a:prstGeom>
                    <a:noFill/>
                    <a:ln w="9525">
                      <a:noFill/>
                      <a:miter lim="800000"/>
                      <a:headEnd/>
                      <a:tailEnd/>
                    </a:ln>
                  </pic:spPr>
                </pic:pic>
              </a:graphicData>
            </a:graphic>
          </wp:inline>
        </w:drawing>
      </w:r>
    </w:p>
    <w:p w:rsidR="002E0C09" w:rsidRPr="002E0C09" w:rsidRDefault="002E0C09" w:rsidP="00B0611A">
      <w:pPr>
        <w:rPr>
          <w:rFonts w:ascii="Times New Roman" w:hAnsi="Times New Roman" w:cs="Times New Roman"/>
          <w:bCs/>
          <w:i/>
          <w:iCs/>
          <w:sz w:val="24"/>
          <w:szCs w:val="32"/>
          <w:lang w:val="en-IN"/>
        </w:rPr>
      </w:pPr>
      <w:r>
        <w:rPr>
          <w:rFonts w:ascii="Times New Roman" w:hAnsi="Times New Roman" w:cs="Times New Roman"/>
          <w:b/>
          <w:sz w:val="24"/>
          <w:szCs w:val="32"/>
          <w:lang w:val="en-IN"/>
        </w:rPr>
        <w:t xml:space="preserve">                                    </w:t>
      </w:r>
      <w:r w:rsidRPr="002E0C09">
        <w:rPr>
          <w:rFonts w:ascii="Times New Roman" w:hAnsi="Times New Roman" w:cs="Times New Roman"/>
          <w:bCs/>
          <w:i/>
          <w:iCs/>
          <w:sz w:val="24"/>
          <w:szCs w:val="32"/>
          <w:lang w:val="en-IN"/>
        </w:rPr>
        <w:t>Fig 8:</w:t>
      </w:r>
      <w:r w:rsidR="00044F06">
        <w:rPr>
          <w:rFonts w:ascii="Times New Roman" w:hAnsi="Times New Roman" w:cs="Times New Roman"/>
          <w:bCs/>
          <w:i/>
          <w:iCs/>
          <w:sz w:val="24"/>
          <w:szCs w:val="32"/>
          <w:lang w:val="en-IN"/>
        </w:rPr>
        <w:t>C</w:t>
      </w:r>
      <w:r w:rsidRPr="002E0C09">
        <w:rPr>
          <w:rFonts w:ascii="Times New Roman" w:hAnsi="Times New Roman" w:cs="Times New Roman"/>
          <w:bCs/>
          <w:i/>
          <w:iCs/>
          <w:sz w:val="24"/>
          <w:szCs w:val="32"/>
          <w:lang w:val="en-IN"/>
        </w:rPr>
        <w:t>rystal connection for PIC16F877A</w:t>
      </w: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2E0C09" w:rsidRDefault="002E0C09" w:rsidP="00B0611A">
      <w:pPr>
        <w:pStyle w:val="NormalWeb"/>
        <w:shd w:val="clear" w:color="auto" w:fill="FFFFFF"/>
        <w:spacing w:before="0" w:beforeAutospacing="0" w:after="0" w:afterAutospacing="0"/>
        <w:jc w:val="both"/>
        <w:textAlignment w:val="baseline"/>
        <w:rPr>
          <w:rStyle w:val="Strong"/>
          <w:szCs w:val="32"/>
          <w:bdr w:val="none" w:sz="0" w:space="0" w:color="auto" w:frame="1"/>
        </w:rPr>
      </w:pP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15: RC0/T1OCO/T1CKI</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PORTC consists of 8 pins. It is also a bidirectional input output port. Of them, pin 15 is the first. It can be the clock input of timer 1 or the oscillator output of timer 2.</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16: RC1/T1OSI/CCP2</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second pin of PORT C.It can be the oscillator input of timer 1 or the capture 2 input/compare 2 output/ PWM 2 output.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17: RC2/CCP1</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third input of PORT C.It can be the capture 1 input/ compare 1 output/ PWM 1 output.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18: RC3/SCK/SCL</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output for SPI or I2C modes and can be the input/output for synchronous serial clock.It can also be the fourth input of PORT C.</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23: RC4/SDI/SDA</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SPI data in pin. Or in I2C mode it can be data input/output pin.Or the fifth PORT C pin.</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24: RC5/SDO</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data out of SPI in the SPI mode.Or the sixth PORT C pin.</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25: RC6/TX/CK</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synchronous clock or USART Asynchronous transmit pin also it can be the seventh pin of PORT C.</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26: RC7/RX/DT</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It can be the synchronous data pin or the USART receive pin or the last pin of PORT C.</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19,20,21,22,27,28,29,30:</w:t>
      </w:r>
    </w:p>
    <w:p w:rsidR="00B0611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All of these pins belong to PORTD which is again a bidirectional input and output port. When the microprocessor bus is to be interfaced, it can act as the parallel slave port.</w:t>
      </w:r>
    </w:p>
    <w:p w:rsidR="00B0611A" w:rsidRPr="009C0CFA" w:rsidRDefault="00B0611A" w:rsidP="00B0611A">
      <w:pPr>
        <w:pStyle w:val="NormalWeb"/>
        <w:shd w:val="clear" w:color="auto" w:fill="FFFFFF"/>
        <w:spacing w:before="0" w:beforeAutospacing="0" w:after="0" w:afterAutospacing="0"/>
        <w:jc w:val="both"/>
        <w:textAlignment w:val="baseline"/>
        <w:rPr>
          <w:szCs w:val="32"/>
        </w:rPr>
      </w:pPr>
      <w:r w:rsidRPr="009C0CFA">
        <w:rPr>
          <w:rStyle w:val="Strong"/>
          <w:szCs w:val="32"/>
          <w:bdr w:val="none" w:sz="0" w:space="0" w:color="auto" w:frame="1"/>
        </w:rPr>
        <w:t>PIN 33-40: PORT B</w:t>
      </w:r>
    </w:p>
    <w:p w:rsidR="009C0CFA" w:rsidRPr="009C0CFA" w:rsidRDefault="00B0611A" w:rsidP="00B0611A">
      <w:pPr>
        <w:pStyle w:val="NormalWeb"/>
        <w:shd w:val="clear" w:color="auto" w:fill="FFFFFF"/>
        <w:spacing w:before="0" w:beforeAutospacing="0" w:after="300" w:afterAutospacing="0"/>
        <w:jc w:val="both"/>
        <w:textAlignment w:val="baseline"/>
        <w:rPr>
          <w:szCs w:val="32"/>
        </w:rPr>
      </w:pPr>
      <w:r w:rsidRPr="009C0CFA">
        <w:rPr>
          <w:szCs w:val="32"/>
        </w:rPr>
        <w:t>All these pins belong to PORTB. Out of which RB0 can be used as the external interrupt pin and RB6 and RB7 can be used as in-circuit debugger pins.</w:t>
      </w: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2E0C09" w:rsidRDefault="002E0C09" w:rsidP="00B0611A">
      <w:pPr>
        <w:pStyle w:val="NormalWeb"/>
        <w:shd w:val="clear" w:color="auto" w:fill="FFFFFF"/>
        <w:spacing w:before="0" w:beforeAutospacing="0" w:after="300" w:afterAutospacing="0"/>
        <w:jc w:val="both"/>
        <w:textAlignment w:val="baseline"/>
        <w:rPr>
          <w:b/>
          <w:szCs w:val="32"/>
        </w:rPr>
      </w:pPr>
    </w:p>
    <w:p w:rsidR="00B0611A" w:rsidRPr="009C0CFA" w:rsidRDefault="00B0611A" w:rsidP="00B0611A">
      <w:pPr>
        <w:pStyle w:val="NormalWeb"/>
        <w:shd w:val="clear" w:color="auto" w:fill="FFFFFF"/>
        <w:spacing w:before="0" w:beforeAutospacing="0" w:after="300" w:afterAutospacing="0"/>
        <w:jc w:val="both"/>
        <w:textAlignment w:val="baseline"/>
        <w:rPr>
          <w:b/>
          <w:szCs w:val="32"/>
        </w:rPr>
      </w:pPr>
      <w:r w:rsidRPr="00926648">
        <w:rPr>
          <w:b/>
          <w:szCs w:val="32"/>
          <w:u w:val="single"/>
        </w:rPr>
        <w:t>ADC CONFIGURATION</w:t>
      </w:r>
      <w:r w:rsidRPr="009C0CFA">
        <w:rPr>
          <w:b/>
          <w:szCs w:val="32"/>
        </w:rPr>
        <w:t>:</w:t>
      </w:r>
    </w:p>
    <w:p w:rsidR="00B0611A" w:rsidRPr="009C0CFA" w:rsidRDefault="00926648" w:rsidP="00B0611A">
      <w:pPr>
        <w:pStyle w:val="NormalWeb"/>
        <w:shd w:val="clear" w:color="auto" w:fill="FFFFFF"/>
        <w:spacing w:before="0" w:beforeAutospacing="0" w:after="300" w:afterAutospacing="0"/>
        <w:jc w:val="both"/>
        <w:textAlignment w:val="baseline"/>
        <w:rPr>
          <w:b/>
          <w:szCs w:val="32"/>
        </w:rPr>
      </w:pPr>
      <w:r w:rsidRPr="00926648">
        <w:rPr>
          <w:b/>
          <w:szCs w:val="32"/>
        </w:rPr>
        <w:drawing>
          <wp:inline distT="0" distB="0" distL="0" distR="0">
            <wp:extent cx="5838894" cy="7143750"/>
            <wp:effectExtent l="19050" t="0" r="945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843270" cy="7149103"/>
                    </a:xfrm>
                    <a:prstGeom prst="rect">
                      <a:avLst/>
                    </a:prstGeom>
                    <a:noFill/>
                    <a:ln w="9525">
                      <a:noFill/>
                      <a:miter lim="800000"/>
                      <a:headEnd/>
                      <a:tailEnd/>
                    </a:ln>
                  </pic:spPr>
                </pic:pic>
              </a:graphicData>
            </a:graphic>
          </wp:inline>
        </w:drawing>
      </w:r>
    </w:p>
    <w:p w:rsidR="00B0611A" w:rsidRPr="009C0CFA" w:rsidRDefault="00B0611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26648"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26648"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26648"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B0611A" w:rsidRPr="009C0CFA" w:rsidRDefault="00926648"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r>
        <w:rPr>
          <w:rFonts w:ascii="inherit" w:eastAsia="Times New Roman" w:hAnsi="inherit" w:cs="Times New Roman"/>
          <w:noProof/>
          <w:color w:val="707070"/>
          <w:sz w:val="20"/>
          <w:szCs w:val="24"/>
          <w:lang w:bidi="ml-IN"/>
        </w:rPr>
        <w:drawing>
          <wp:inline distT="0" distB="0" distL="0" distR="0">
            <wp:extent cx="5647402" cy="760614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652689" cy="7613266"/>
                    </a:xfrm>
                    <a:prstGeom prst="rect">
                      <a:avLst/>
                    </a:prstGeom>
                    <a:noFill/>
                    <a:ln w="9525">
                      <a:noFill/>
                      <a:miter lim="800000"/>
                      <a:headEnd/>
                      <a:tailEnd/>
                    </a:ln>
                  </pic:spPr>
                </pic:pic>
              </a:graphicData>
            </a:graphic>
          </wp:inline>
        </w:drawing>
      </w:r>
    </w:p>
    <w:p w:rsidR="00B0611A" w:rsidRDefault="00B0611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C0CFA" w:rsidRDefault="009C0CFA" w:rsidP="00B0611A">
      <w:pPr>
        <w:shd w:val="clear" w:color="auto" w:fill="FFFFFF"/>
        <w:spacing w:after="0" w:line="405" w:lineRule="atLeast"/>
        <w:jc w:val="both"/>
        <w:textAlignment w:val="baseline"/>
        <w:rPr>
          <w:rFonts w:ascii="inherit" w:eastAsia="Times New Roman" w:hAnsi="inherit" w:cs="Times New Roman"/>
          <w:color w:val="707070"/>
          <w:sz w:val="20"/>
          <w:szCs w:val="24"/>
          <w:lang w:bidi="ml-IN"/>
        </w:rPr>
      </w:pPr>
    </w:p>
    <w:p w:rsidR="009C0CFA" w:rsidRPr="009C0CFA" w:rsidRDefault="009C0CFA" w:rsidP="00B0611A">
      <w:pPr>
        <w:shd w:val="clear" w:color="auto" w:fill="FFFFFF"/>
        <w:spacing w:after="0" w:line="405" w:lineRule="atLeast"/>
        <w:jc w:val="both"/>
        <w:textAlignment w:val="baseline"/>
        <w:rPr>
          <w:ins w:id="1" w:author="Unknown"/>
          <w:rFonts w:ascii="inherit" w:eastAsia="Times New Roman" w:hAnsi="inherit" w:cs="Times New Roman"/>
          <w:color w:val="707070"/>
          <w:sz w:val="20"/>
          <w:szCs w:val="24"/>
          <w:lang w:bidi="ml-IN"/>
        </w:rPr>
      </w:pPr>
    </w:p>
    <w:p w:rsidR="00926648" w:rsidRDefault="00926648" w:rsidP="00B0611A">
      <w:pPr>
        <w:pStyle w:val="Heading3"/>
        <w:shd w:val="clear" w:color="auto" w:fill="FFFFFF"/>
        <w:spacing w:before="0" w:beforeAutospacing="0" w:after="120" w:afterAutospacing="0"/>
        <w:textAlignment w:val="baseline"/>
        <w:rPr>
          <w:sz w:val="24"/>
          <w:szCs w:val="32"/>
          <w:u w:val="single"/>
        </w:rPr>
      </w:pPr>
    </w:p>
    <w:p w:rsidR="00926648" w:rsidRDefault="00926648" w:rsidP="00B0611A">
      <w:pPr>
        <w:pStyle w:val="Heading3"/>
        <w:shd w:val="clear" w:color="auto" w:fill="FFFFFF"/>
        <w:spacing w:before="0" w:beforeAutospacing="0" w:after="120" w:afterAutospacing="0"/>
        <w:textAlignment w:val="baseline"/>
        <w:rPr>
          <w:sz w:val="24"/>
          <w:szCs w:val="32"/>
          <w:u w:val="single"/>
        </w:rPr>
      </w:pPr>
    </w:p>
    <w:p w:rsidR="00926648" w:rsidRDefault="00926648" w:rsidP="00B0611A">
      <w:pPr>
        <w:pStyle w:val="Heading3"/>
        <w:shd w:val="clear" w:color="auto" w:fill="FFFFFF"/>
        <w:spacing w:before="0" w:beforeAutospacing="0" w:after="120" w:afterAutospacing="0"/>
        <w:textAlignment w:val="baseline"/>
        <w:rPr>
          <w:sz w:val="24"/>
          <w:szCs w:val="32"/>
          <w:u w:val="single"/>
        </w:rPr>
      </w:pPr>
    </w:p>
    <w:p w:rsidR="00B0611A" w:rsidRPr="009C0CFA" w:rsidRDefault="00B0611A" w:rsidP="00B0611A">
      <w:pPr>
        <w:pStyle w:val="Heading3"/>
        <w:shd w:val="clear" w:color="auto" w:fill="FFFFFF"/>
        <w:spacing w:before="0" w:beforeAutospacing="0" w:after="120" w:afterAutospacing="0"/>
        <w:textAlignment w:val="baseline"/>
        <w:rPr>
          <w:rFonts w:ascii="Arial" w:hAnsi="Arial" w:cs="Arial"/>
          <w:color w:val="3C3C3C"/>
          <w:sz w:val="24"/>
          <w:szCs w:val="32"/>
          <w:u w:val="single"/>
        </w:rPr>
      </w:pPr>
      <w:r w:rsidRPr="009C0CFA">
        <w:rPr>
          <w:sz w:val="24"/>
          <w:szCs w:val="32"/>
          <w:u w:val="single"/>
        </w:rPr>
        <w:t>LM 7805:</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0"/>
          <w:lang w:bidi="ml-IN"/>
        </w:rPr>
      </w:pPr>
      <w:r w:rsidRPr="009C0CFA">
        <w:rPr>
          <w:rFonts w:ascii="Times New Roman" w:hAnsi="Times New Roman" w:cs="Times New Roman"/>
          <w:b/>
          <w:bCs/>
          <w:sz w:val="24"/>
          <w:szCs w:val="30"/>
          <w:lang w:bidi="ml-IN"/>
        </w:rPr>
        <w:t xml:space="preserve">        </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0"/>
          <w:lang w:bidi="ml-IN"/>
        </w:rPr>
      </w:pPr>
    </w:p>
    <w:p w:rsidR="00B0611A" w:rsidRDefault="00B0611A" w:rsidP="00B0611A">
      <w:pPr>
        <w:autoSpaceDE w:val="0"/>
        <w:autoSpaceDN w:val="0"/>
        <w:adjustRightInd w:val="0"/>
        <w:spacing w:after="0" w:line="240" w:lineRule="auto"/>
        <w:rPr>
          <w:rFonts w:ascii="Times New Roman" w:hAnsi="Times New Roman" w:cs="Times New Roman"/>
          <w:b/>
          <w:bCs/>
          <w:sz w:val="24"/>
          <w:szCs w:val="30"/>
          <w:lang w:bidi="ml-IN"/>
        </w:rPr>
      </w:pPr>
      <w:r w:rsidRPr="009C0CFA">
        <w:rPr>
          <w:rFonts w:ascii="Times New Roman" w:hAnsi="Times New Roman" w:cs="Times New Roman"/>
          <w:b/>
          <w:bCs/>
          <w:sz w:val="24"/>
          <w:szCs w:val="30"/>
          <w:lang w:bidi="ml-IN"/>
        </w:rPr>
        <w:t xml:space="preserve">                     </w:t>
      </w:r>
      <w:r w:rsidR="0086409A">
        <w:rPr>
          <w:rFonts w:ascii="Times New Roman" w:hAnsi="Times New Roman" w:cs="Times New Roman"/>
          <w:b/>
          <w:bCs/>
          <w:sz w:val="24"/>
          <w:szCs w:val="30"/>
          <w:lang w:bidi="ml-IN"/>
        </w:rPr>
        <w:t xml:space="preserve">      </w:t>
      </w:r>
      <w:r w:rsidRPr="009C0CFA">
        <w:rPr>
          <w:rFonts w:ascii="Times New Roman" w:hAnsi="Times New Roman" w:cs="Times New Roman"/>
          <w:b/>
          <w:bCs/>
          <w:sz w:val="24"/>
          <w:szCs w:val="30"/>
          <w:lang w:bidi="ml-IN"/>
        </w:rPr>
        <w:t xml:space="preserve">  </w:t>
      </w:r>
      <w:r w:rsidRPr="009C0CFA">
        <w:rPr>
          <w:rFonts w:ascii="Times New Roman" w:hAnsi="Times New Roman" w:cs="Times New Roman"/>
          <w:b/>
          <w:bCs/>
          <w:noProof/>
          <w:sz w:val="24"/>
          <w:szCs w:val="30"/>
          <w:lang w:bidi="ml-IN"/>
        </w:rPr>
        <w:drawing>
          <wp:inline distT="0" distB="0" distL="0" distR="0">
            <wp:extent cx="3486150" cy="2571750"/>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86409A" w:rsidRDefault="0086409A" w:rsidP="00B0611A">
      <w:pPr>
        <w:autoSpaceDE w:val="0"/>
        <w:autoSpaceDN w:val="0"/>
        <w:adjustRightInd w:val="0"/>
        <w:spacing w:after="0" w:line="240" w:lineRule="auto"/>
        <w:rPr>
          <w:rFonts w:ascii="Times New Roman" w:hAnsi="Times New Roman" w:cs="Times New Roman"/>
          <w:b/>
          <w:bCs/>
          <w:sz w:val="24"/>
          <w:szCs w:val="30"/>
          <w:lang w:bidi="ml-IN"/>
        </w:rPr>
      </w:pPr>
      <w:r>
        <w:rPr>
          <w:rFonts w:ascii="Times New Roman" w:hAnsi="Times New Roman" w:cs="Times New Roman"/>
          <w:b/>
          <w:bCs/>
          <w:sz w:val="24"/>
          <w:szCs w:val="30"/>
          <w:lang w:bidi="ml-IN"/>
        </w:rPr>
        <w:t xml:space="preserve">      </w:t>
      </w:r>
    </w:p>
    <w:p w:rsidR="0086409A" w:rsidRPr="0086409A" w:rsidRDefault="0086409A" w:rsidP="00B0611A">
      <w:pPr>
        <w:autoSpaceDE w:val="0"/>
        <w:autoSpaceDN w:val="0"/>
        <w:adjustRightInd w:val="0"/>
        <w:spacing w:after="0" w:line="240" w:lineRule="auto"/>
        <w:rPr>
          <w:rFonts w:ascii="Times New Roman" w:hAnsi="Times New Roman" w:cs="Times New Roman"/>
          <w:i/>
          <w:iCs/>
          <w:sz w:val="24"/>
          <w:szCs w:val="30"/>
          <w:lang w:bidi="ml-IN"/>
        </w:rPr>
      </w:pPr>
      <w:r w:rsidRPr="0086409A">
        <w:rPr>
          <w:rFonts w:ascii="Times New Roman" w:hAnsi="Times New Roman" w:cs="Times New Roman"/>
          <w:i/>
          <w:iCs/>
          <w:sz w:val="24"/>
          <w:szCs w:val="30"/>
          <w:lang w:bidi="ml-IN"/>
        </w:rPr>
        <w:t xml:space="preserve">                                                   </w:t>
      </w:r>
      <w:r>
        <w:rPr>
          <w:rFonts w:ascii="Times New Roman" w:hAnsi="Times New Roman" w:cs="Times New Roman"/>
          <w:i/>
          <w:iCs/>
          <w:sz w:val="24"/>
          <w:szCs w:val="30"/>
          <w:lang w:bidi="ml-IN"/>
        </w:rPr>
        <w:t xml:space="preserve">          </w:t>
      </w:r>
      <w:r w:rsidRPr="0086409A">
        <w:rPr>
          <w:rFonts w:ascii="Times New Roman" w:hAnsi="Times New Roman" w:cs="Times New Roman"/>
          <w:i/>
          <w:iCs/>
          <w:sz w:val="24"/>
          <w:szCs w:val="30"/>
          <w:lang w:bidi="ml-IN"/>
        </w:rPr>
        <w:t xml:space="preserve">  Fig </w:t>
      </w:r>
      <w:r w:rsidR="00663E98">
        <w:rPr>
          <w:rFonts w:ascii="Times New Roman" w:hAnsi="Times New Roman" w:cs="Times New Roman"/>
          <w:i/>
          <w:iCs/>
          <w:sz w:val="24"/>
          <w:szCs w:val="30"/>
          <w:lang w:bidi="ml-IN"/>
        </w:rPr>
        <w:t>9</w:t>
      </w:r>
      <w:r w:rsidRPr="0086409A">
        <w:rPr>
          <w:rFonts w:ascii="Times New Roman" w:hAnsi="Times New Roman" w:cs="Times New Roman"/>
          <w:i/>
          <w:iCs/>
          <w:sz w:val="24"/>
          <w:szCs w:val="30"/>
          <w:lang w:bidi="ml-IN"/>
        </w:rPr>
        <w:t>:LM 7805</w:t>
      </w:r>
    </w:p>
    <w:p w:rsidR="0086409A" w:rsidRPr="009C0CFA" w:rsidRDefault="0086409A" w:rsidP="00B0611A">
      <w:pPr>
        <w:autoSpaceDE w:val="0"/>
        <w:autoSpaceDN w:val="0"/>
        <w:adjustRightInd w:val="0"/>
        <w:spacing w:after="0" w:line="240" w:lineRule="auto"/>
        <w:rPr>
          <w:rFonts w:ascii="Times New Roman" w:hAnsi="Times New Roman" w:cs="Times New Roman"/>
          <w:b/>
          <w:bCs/>
          <w:sz w:val="24"/>
          <w:szCs w:val="30"/>
          <w:lang w:bidi="ml-IN"/>
        </w:rPr>
      </w:pPr>
      <w:r>
        <w:rPr>
          <w:rFonts w:ascii="Times New Roman" w:hAnsi="Times New Roman" w:cs="Times New Roman"/>
          <w:b/>
          <w:bCs/>
          <w:sz w:val="24"/>
          <w:szCs w:val="30"/>
          <w:lang w:bidi="ml-IN"/>
        </w:rPr>
        <w:t xml:space="preserve">               </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0"/>
          <w:lang w:bidi="ml-IN"/>
        </w:rPr>
      </w:pPr>
    </w:p>
    <w:p w:rsidR="00B0611A" w:rsidRPr="009C0CFA" w:rsidRDefault="00B0611A" w:rsidP="00B0611A">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7805 is a voltage regulator integrated circuit. It is a member of 78xx  series of fixed linear voltage regulator ICs. The voltage source in a circuit may have fluctuations and would not give the fixed voltage output. The voltage regulator IC maintains the output voltage at a constant value.The xx in 78xx indicates the fixed output voltage it is designed to provide. 7805 provides +5V regulated power supply. Capacitors of suitable values can be connected at input and output pins depending upon the respective voltage levels.</w:t>
      </w: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2"/>
          <w:lang w:bidi="ml-IN"/>
        </w:rPr>
      </w:pPr>
    </w:p>
    <w:p w:rsidR="00B0611A" w:rsidRPr="009C0CFA" w:rsidRDefault="00B0611A" w:rsidP="00B0611A">
      <w:pPr>
        <w:autoSpaceDE w:val="0"/>
        <w:autoSpaceDN w:val="0"/>
        <w:adjustRightInd w:val="0"/>
        <w:spacing w:after="0" w:line="240" w:lineRule="auto"/>
        <w:rPr>
          <w:rFonts w:ascii="Times New Roman" w:hAnsi="Times New Roman" w:cs="Times New Roman"/>
          <w:b/>
          <w:bCs/>
          <w:sz w:val="24"/>
          <w:szCs w:val="32"/>
          <w:lang w:bidi="ml-IN"/>
        </w:rPr>
      </w:pPr>
      <w:r w:rsidRPr="009C0CFA">
        <w:rPr>
          <w:rFonts w:ascii="Times New Roman" w:hAnsi="Times New Roman" w:cs="Times New Roman"/>
          <w:b/>
          <w:bCs/>
          <w:sz w:val="24"/>
          <w:szCs w:val="32"/>
          <w:lang w:bidi="ml-IN"/>
        </w:rPr>
        <w:t>FEATURES:</w:t>
      </w:r>
    </w:p>
    <w:p w:rsidR="00B0611A" w:rsidRPr="009C0CFA" w:rsidRDefault="00B0611A" w:rsidP="00B0611A">
      <w:pPr>
        <w:pStyle w:val="ListParagraph"/>
        <w:numPr>
          <w:ilvl w:val="0"/>
          <w:numId w:val="17"/>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Output Current up to 1A</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Output Voltages of 5, 6, 8, 9, 10, 12, 15, 18, 24V</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Thermal Overload Protection</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Short Circuit Protection</w:t>
      </w:r>
    </w:p>
    <w:p w:rsidR="00B0611A" w:rsidRPr="009C0CFA" w:rsidRDefault="00B0611A" w:rsidP="00B0611A">
      <w:pPr>
        <w:pStyle w:val="ListParagraph"/>
        <w:numPr>
          <w:ilvl w:val="0"/>
          <w:numId w:val="16"/>
        </w:numPr>
        <w:autoSpaceDE w:val="0"/>
        <w:autoSpaceDN w:val="0"/>
        <w:adjustRightInd w:val="0"/>
        <w:spacing w:after="0" w:line="360" w:lineRule="auto"/>
        <w:rPr>
          <w:rFonts w:ascii="Times New Roman" w:hAnsi="Times New Roman" w:cs="Times New Roman"/>
          <w:b/>
          <w:bCs/>
          <w:sz w:val="24"/>
          <w:szCs w:val="32"/>
          <w:lang w:bidi="ml-IN"/>
        </w:rPr>
      </w:pPr>
      <w:r w:rsidRPr="009C0CFA">
        <w:rPr>
          <w:rFonts w:ascii="Times New Roman" w:hAnsi="Times New Roman" w:cs="Times New Roman"/>
          <w:sz w:val="24"/>
          <w:szCs w:val="32"/>
          <w:lang w:bidi="ml-IN"/>
        </w:rPr>
        <w:t>Output Transistor Safe Operating Area Protection</w:t>
      </w:r>
    </w:p>
    <w:p w:rsidR="00B0611A" w:rsidRPr="009C0CFA" w:rsidRDefault="00B0611A" w:rsidP="00B0611A">
      <w:pPr>
        <w:spacing w:line="360" w:lineRule="auto"/>
        <w:ind w:left="720"/>
        <w:rPr>
          <w:rFonts w:ascii="Times New Roman" w:hAnsi="Times New Roman" w:cs="Times New Roman"/>
          <w:sz w:val="24"/>
          <w:szCs w:val="32"/>
        </w:rPr>
      </w:pPr>
    </w:p>
    <w:p w:rsidR="0086409A" w:rsidRDefault="00B0611A" w:rsidP="00B0611A">
      <w:p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            This series of fixed-voltage integrated-circuit voltage regulators is designed for a wide range of applications. These applications include on-card regulation for elimination of noise and distribution problems associated with single-point regulation. The internal current-limiting </w:t>
      </w:r>
    </w:p>
    <w:p w:rsidR="0086409A" w:rsidRDefault="0086409A" w:rsidP="00B0611A">
      <w:pPr>
        <w:spacing w:line="360" w:lineRule="auto"/>
        <w:rPr>
          <w:rFonts w:ascii="Times New Roman" w:hAnsi="Times New Roman" w:cs="Times New Roman"/>
          <w:sz w:val="24"/>
          <w:szCs w:val="32"/>
        </w:rPr>
      </w:pPr>
    </w:p>
    <w:p w:rsidR="00B0611A" w:rsidRPr="009C0CFA" w:rsidRDefault="00B0611A" w:rsidP="00B0611A">
      <w:pPr>
        <w:spacing w:line="360" w:lineRule="auto"/>
        <w:rPr>
          <w:rFonts w:ascii="Times New Roman" w:hAnsi="Times New Roman" w:cs="Times New Roman"/>
          <w:sz w:val="24"/>
          <w:szCs w:val="32"/>
        </w:rPr>
      </w:pPr>
      <w:r w:rsidRPr="009C0CFA">
        <w:rPr>
          <w:rFonts w:ascii="Times New Roman" w:hAnsi="Times New Roman" w:cs="Times New Roman"/>
          <w:sz w:val="24"/>
          <w:szCs w:val="32"/>
        </w:rPr>
        <w:t>and thermal-shutdown features of these regulators essentially make them immune to overload. In addition to use as fixed-voltage regulators, these devices can be used with external components to obtain adjustable output voltages and currents, and also can be used as the power-pass element in precision regulators.</w:t>
      </w:r>
    </w:p>
    <w:p w:rsidR="0086409A" w:rsidRDefault="0086409A" w:rsidP="00B0611A">
      <w:pPr>
        <w:spacing w:line="360" w:lineRule="auto"/>
        <w:rPr>
          <w:rFonts w:ascii="Times New Roman" w:hAnsi="Times New Roman" w:cs="Times New Roman"/>
          <w:noProof/>
          <w:sz w:val="24"/>
          <w:szCs w:val="32"/>
          <w:lang w:bidi="ml-IN"/>
        </w:rPr>
      </w:pPr>
    </w:p>
    <w:p w:rsidR="0086409A" w:rsidRDefault="00B0611A" w:rsidP="00B0611A">
      <w:pPr>
        <w:spacing w:line="360" w:lineRule="auto"/>
        <w:rPr>
          <w:rFonts w:ascii="Times New Roman" w:hAnsi="Times New Roman" w:cs="Times New Roman"/>
          <w:b/>
          <w:bCs/>
          <w:noProof/>
          <w:sz w:val="24"/>
          <w:szCs w:val="30"/>
          <w:lang w:bidi="ml-IN"/>
        </w:rPr>
      </w:pPr>
      <w:r w:rsidRPr="009C0CFA">
        <w:rPr>
          <w:rFonts w:ascii="Times New Roman" w:hAnsi="Times New Roman" w:cs="Times New Roman"/>
          <w:noProof/>
          <w:sz w:val="24"/>
          <w:szCs w:val="32"/>
          <w:lang w:bidi="ml-IN"/>
        </w:rPr>
        <w:drawing>
          <wp:inline distT="0" distB="0" distL="0" distR="0">
            <wp:extent cx="5553075" cy="2847975"/>
            <wp:effectExtent l="19050" t="0" r="952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553075" cy="2847975"/>
                    </a:xfrm>
                    <a:prstGeom prst="rect">
                      <a:avLst/>
                    </a:prstGeom>
                    <a:noFill/>
                    <a:ln w="9525">
                      <a:noFill/>
                      <a:miter lim="800000"/>
                      <a:headEnd/>
                      <a:tailEnd/>
                    </a:ln>
                  </pic:spPr>
                </pic:pic>
              </a:graphicData>
            </a:graphic>
          </wp:inline>
        </w:drawing>
      </w:r>
    </w:p>
    <w:p w:rsidR="0086409A" w:rsidRPr="0086409A" w:rsidRDefault="0086409A" w:rsidP="00B0611A">
      <w:pPr>
        <w:spacing w:line="360" w:lineRule="auto"/>
        <w:rPr>
          <w:rFonts w:ascii="Times New Roman" w:hAnsi="Times New Roman" w:cs="Times New Roman"/>
          <w:i/>
          <w:iCs/>
          <w:noProof/>
          <w:sz w:val="24"/>
          <w:szCs w:val="30"/>
          <w:lang w:bidi="ml-IN"/>
        </w:rPr>
      </w:pPr>
      <w:r>
        <w:rPr>
          <w:rFonts w:ascii="Times New Roman" w:hAnsi="Times New Roman" w:cs="Times New Roman"/>
          <w:b/>
          <w:bCs/>
          <w:noProof/>
          <w:sz w:val="24"/>
          <w:szCs w:val="30"/>
          <w:lang w:bidi="ml-IN"/>
        </w:rPr>
        <w:t xml:space="preserve">                                          </w:t>
      </w:r>
      <w:r w:rsidRPr="0086409A">
        <w:rPr>
          <w:rFonts w:ascii="Times New Roman" w:hAnsi="Times New Roman" w:cs="Times New Roman"/>
          <w:i/>
          <w:iCs/>
          <w:noProof/>
          <w:sz w:val="24"/>
          <w:szCs w:val="30"/>
          <w:lang w:bidi="ml-IN"/>
        </w:rPr>
        <w:t>Fig</w:t>
      </w:r>
      <w:r w:rsidR="00044F06">
        <w:rPr>
          <w:rFonts w:ascii="Times New Roman" w:hAnsi="Times New Roman" w:cs="Times New Roman"/>
          <w:i/>
          <w:iCs/>
          <w:noProof/>
          <w:sz w:val="24"/>
          <w:szCs w:val="30"/>
          <w:lang w:bidi="ml-IN"/>
        </w:rPr>
        <w:t>1</w:t>
      </w:r>
      <w:r w:rsidR="00663E98">
        <w:rPr>
          <w:rFonts w:ascii="Times New Roman" w:hAnsi="Times New Roman" w:cs="Times New Roman"/>
          <w:i/>
          <w:iCs/>
          <w:noProof/>
          <w:sz w:val="24"/>
          <w:szCs w:val="30"/>
          <w:lang w:bidi="ml-IN"/>
        </w:rPr>
        <w:t>0</w:t>
      </w:r>
      <w:r w:rsidRPr="0086409A">
        <w:rPr>
          <w:rFonts w:ascii="Times New Roman" w:hAnsi="Times New Roman" w:cs="Times New Roman"/>
          <w:i/>
          <w:iCs/>
          <w:noProof/>
          <w:sz w:val="24"/>
          <w:szCs w:val="30"/>
          <w:lang w:bidi="ml-IN"/>
        </w:rPr>
        <w:t>:Internal block diagram of LM 7805</w:t>
      </w:r>
    </w:p>
    <w:p w:rsidR="0086409A" w:rsidRDefault="0086409A" w:rsidP="00B0611A">
      <w:pPr>
        <w:spacing w:line="360" w:lineRule="auto"/>
        <w:rPr>
          <w:rFonts w:ascii="Times New Roman" w:hAnsi="Times New Roman" w:cs="Times New Roman"/>
          <w:b/>
          <w:bCs/>
          <w:noProof/>
          <w:sz w:val="24"/>
          <w:szCs w:val="30"/>
          <w:lang w:bidi="ml-IN"/>
        </w:rPr>
      </w:pPr>
    </w:p>
    <w:p w:rsidR="0086409A" w:rsidRDefault="0086409A" w:rsidP="00B0611A">
      <w:pPr>
        <w:spacing w:line="360" w:lineRule="auto"/>
        <w:rPr>
          <w:rFonts w:ascii="Times New Roman" w:hAnsi="Times New Roman" w:cs="Times New Roman"/>
          <w:b/>
          <w:bCs/>
          <w:noProof/>
          <w:sz w:val="24"/>
          <w:szCs w:val="30"/>
          <w:lang w:bidi="ml-IN"/>
        </w:rPr>
      </w:pPr>
    </w:p>
    <w:p w:rsidR="00B0611A" w:rsidRPr="009C0CFA" w:rsidRDefault="00B0611A" w:rsidP="00B0611A">
      <w:pPr>
        <w:spacing w:line="360" w:lineRule="auto"/>
        <w:rPr>
          <w:rFonts w:ascii="Times New Roman" w:hAnsi="Times New Roman" w:cs="Times New Roman"/>
          <w:sz w:val="24"/>
          <w:szCs w:val="32"/>
          <w:u w:val="single"/>
        </w:rPr>
      </w:pPr>
      <w:r w:rsidRPr="009C0CFA">
        <w:rPr>
          <w:rFonts w:ascii="Times New Roman" w:hAnsi="Times New Roman" w:cs="Times New Roman"/>
          <w:b/>
          <w:bCs/>
          <w:noProof/>
          <w:sz w:val="24"/>
          <w:szCs w:val="30"/>
          <w:lang w:bidi="ml-IN"/>
        </w:rPr>
        <w:drawing>
          <wp:inline distT="0" distB="0" distL="0" distR="0">
            <wp:extent cx="5753100" cy="1570352"/>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53100" cy="1570352"/>
                    </a:xfrm>
                    <a:prstGeom prst="rect">
                      <a:avLst/>
                    </a:prstGeom>
                    <a:noFill/>
                    <a:ln w="9525">
                      <a:noFill/>
                      <a:miter lim="800000"/>
                      <a:headEnd/>
                      <a:tailEnd/>
                    </a:ln>
                  </pic:spPr>
                </pic:pic>
              </a:graphicData>
            </a:graphic>
          </wp:inline>
        </w:drawing>
      </w: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B0611A" w:rsidRDefault="00B0611A" w:rsidP="00B0611A">
      <w:pPr>
        <w:autoSpaceDE w:val="0"/>
        <w:autoSpaceDN w:val="0"/>
        <w:adjustRightInd w:val="0"/>
        <w:spacing w:after="0" w:line="240" w:lineRule="auto"/>
        <w:rPr>
          <w:rFonts w:ascii="Times New Roman" w:hAnsi="Times New Roman" w:cs="Times New Roman"/>
          <w:b/>
          <w:bCs/>
          <w:noProof/>
          <w:sz w:val="24"/>
          <w:szCs w:val="30"/>
          <w:lang w:bidi="ml-IN"/>
        </w:rPr>
      </w:pPr>
    </w:p>
    <w:p w:rsidR="0086409A" w:rsidRDefault="0086409A" w:rsidP="00B0611A">
      <w:pPr>
        <w:autoSpaceDE w:val="0"/>
        <w:autoSpaceDN w:val="0"/>
        <w:adjustRightInd w:val="0"/>
        <w:spacing w:after="0" w:line="240" w:lineRule="auto"/>
        <w:rPr>
          <w:rFonts w:ascii="Times New Roman" w:hAnsi="Times New Roman" w:cs="Times New Roman"/>
          <w:b/>
          <w:bCs/>
          <w:noProof/>
          <w:sz w:val="24"/>
          <w:szCs w:val="30"/>
          <w:lang w:bidi="ml-IN"/>
        </w:rPr>
      </w:pPr>
    </w:p>
    <w:p w:rsidR="009C0CFA" w:rsidRDefault="009C0CFA" w:rsidP="006975EB">
      <w:pPr>
        <w:autoSpaceDE w:val="0"/>
        <w:autoSpaceDN w:val="0"/>
        <w:adjustRightInd w:val="0"/>
        <w:spacing w:after="0" w:line="240" w:lineRule="auto"/>
        <w:rPr>
          <w:rFonts w:ascii="Times New Roman" w:hAnsi="Times New Roman" w:cs="Times New Roman"/>
          <w:b/>
          <w:bCs/>
          <w:sz w:val="24"/>
          <w:szCs w:val="30"/>
          <w:u w:val="single"/>
          <w:lang w:bidi="ml-IN"/>
        </w:rPr>
      </w:pPr>
    </w:p>
    <w:p w:rsidR="009C0CFA" w:rsidRDefault="00062DC9"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r w:rsidRPr="00062DC9">
        <w:rPr>
          <w:rFonts w:ascii="Times New Roman" w:hAnsi="Times New Roman" w:cs="Times New Roman"/>
          <w:b/>
          <w:bCs/>
          <w:noProof/>
          <w:sz w:val="24"/>
          <w:szCs w:val="30"/>
          <w:lang w:bidi="ml-IN"/>
        </w:rPr>
        <w:drawing>
          <wp:inline distT="0" distB="0" distL="0" distR="0">
            <wp:extent cx="5843270" cy="4206109"/>
            <wp:effectExtent l="19050" t="0" r="508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843270" cy="4206109"/>
                    </a:xfrm>
                    <a:prstGeom prst="rect">
                      <a:avLst/>
                    </a:prstGeom>
                    <a:noFill/>
                    <a:ln w="9525">
                      <a:noFill/>
                      <a:miter lim="800000"/>
                      <a:headEnd/>
                      <a:tailEnd/>
                    </a:ln>
                  </pic:spPr>
                </pic:pic>
              </a:graphicData>
            </a:graphic>
          </wp:inline>
        </w:drawing>
      </w: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DC2498" w:rsidRDefault="00DC2498" w:rsidP="0086409A">
      <w:pPr>
        <w:autoSpaceDE w:val="0"/>
        <w:autoSpaceDN w:val="0"/>
        <w:adjustRightInd w:val="0"/>
        <w:spacing w:after="0" w:line="240" w:lineRule="auto"/>
        <w:rPr>
          <w:rFonts w:ascii="Times New Roman" w:hAnsi="Times New Roman" w:cs="Times New Roman"/>
          <w:b/>
          <w:bCs/>
          <w:sz w:val="30"/>
          <w:szCs w:val="30"/>
          <w:u w:val="single"/>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r w:rsidRPr="0086409A">
        <w:rPr>
          <w:rFonts w:ascii="Times New Roman" w:hAnsi="Times New Roman" w:cs="Times New Roman"/>
          <w:b/>
          <w:bCs/>
          <w:sz w:val="30"/>
          <w:szCs w:val="30"/>
          <w:u w:val="single"/>
          <w:lang w:bidi="ml-IN"/>
        </w:rPr>
        <w:t>L298 Bipolar Stepper Driver Module</w:t>
      </w:r>
      <w:r>
        <w:rPr>
          <w:rFonts w:ascii="Times New Roman" w:hAnsi="Times New Roman" w:cs="Times New Roman"/>
          <w:b/>
          <w:bCs/>
          <w:sz w:val="30"/>
          <w:szCs w:val="30"/>
          <w:lang w:bidi="ml-IN"/>
        </w:rPr>
        <w:t>:</w:t>
      </w: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noProof/>
          <w:lang w:bidi="ml-IN"/>
        </w:rPr>
      </w:pPr>
      <w:r>
        <w:rPr>
          <w:noProof/>
          <w:lang w:bidi="ml-IN"/>
        </w:rPr>
        <w:t xml:space="preserve">                                                           </w:t>
      </w:r>
      <w:r>
        <w:rPr>
          <w:noProof/>
          <w:lang w:bidi="ml-IN"/>
        </w:rPr>
        <w:drawing>
          <wp:inline distT="0" distB="0" distL="0" distR="0">
            <wp:extent cx="1924050" cy="1800225"/>
            <wp:effectExtent l="19050" t="0" r="0" b="0"/>
            <wp:docPr id="10" name="Picture 1" descr="Image result for images of l298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s of l298 ic"/>
                    <pic:cNvPicPr>
                      <a:picLocks noChangeAspect="1" noChangeArrowheads="1"/>
                    </pic:cNvPicPr>
                  </pic:nvPicPr>
                  <pic:blipFill>
                    <a:blip r:embed="rId23"/>
                    <a:srcRect/>
                    <a:stretch>
                      <a:fillRect/>
                    </a:stretch>
                  </pic:blipFill>
                  <pic:spPr bwMode="auto">
                    <a:xfrm>
                      <a:off x="0" y="0"/>
                      <a:ext cx="1924050" cy="1800225"/>
                    </a:xfrm>
                    <a:prstGeom prst="rect">
                      <a:avLst/>
                    </a:prstGeom>
                    <a:noFill/>
                    <a:ln w="9525">
                      <a:noFill/>
                      <a:miter lim="800000"/>
                      <a:headEnd/>
                      <a:tailEnd/>
                    </a:ln>
                  </pic:spPr>
                </pic:pic>
              </a:graphicData>
            </a:graphic>
          </wp:inline>
        </w:drawing>
      </w:r>
    </w:p>
    <w:p w:rsidR="0086409A" w:rsidRPr="0086409A" w:rsidRDefault="0086409A" w:rsidP="0086409A">
      <w:pPr>
        <w:autoSpaceDE w:val="0"/>
        <w:autoSpaceDN w:val="0"/>
        <w:adjustRightInd w:val="0"/>
        <w:spacing w:after="0" w:line="240" w:lineRule="auto"/>
        <w:rPr>
          <w:rFonts w:ascii="Times New Roman" w:hAnsi="Times New Roman" w:cs="Times New Roman"/>
          <w:i/>
          <w:iCs/>
          <w:noProof/>
          <w:sz w:val="24"/>
          <w:szCs w:val="24"/>
          <w:lang w:bidi="ml-IN"/>
        </w:rPr>
      </w:pPr>
      <w:r w:rsidRPr="0086409A">
        <w:rPr>
          <w:rFonts w:ascii="Times New Roman" w:hAnsi="Times New Roman" w:cs="Times New Roman"/>
          <w:i/>
          <w:iCs/>
          <w:noProof/>
          <w:sz w:val="24"/>
          <w:szCs w:val="24"/>
          <w:lang w:bidi="ml-IN"/>
        </w:rPr>
        <w:t xml:space="preserve">                                                    </w:t>
      </w:r>
      <w:r>
        <w:rPr>
          <w:rFonts w:ascii="Times New Roman" w:hAnsi="Times New Roman" w:cs="Times New Roman"/>
          <w:i/>
          <w:iCs/>
          <w:noProof/>
          <w:sz w:val="24"/>
          <w:szCs w:val="24"/>
          <w:lang w:bidi="ml-IN"/>
        </w:rPr>
        <w:t xml:space="preserve">            </w:t>
      </w:r>
      <w:r w:rsidRPr="0086409A">
        <w:rPr>
          <w:rFonts w:ascii="Times New Roman" w:hAnsi="Times New Roman" w:cs="Times New Roman"/>
          <w:i/>
          <w:iCs/>
          <w:noProof/>
          <w:sz w:val="24"/>
          <w:szCs w:val="24"/>
          <w:lang w:bidi="ml-IN"/>
        </w:rPr>
        <w:t xml:space="preserve">  Fig</w:t>
      </w:r>
      <w:r w:rsidR="00044F06">
        <w:rPr>
          <w:rFonts w:ascii="Times New Roman" w:hAnsi="Times New Roman" w:cs="Times New Roman"/>
          <w:i/>
          <w:iCs/>
          <w:noProof/>
          <w:sz w:val="24"/>
          <w:szCs w:val="24"/>
          <w:lang w:bidi="ml-IN"/>
        </w:rPr>
        <w:t>1</w:t>
      </w:r>
      <w:r w:rsidR="00663E98">
        <w:rPr>
          <w:rFonts w:ascii="Times New Roman" w:hAnsi="Times New Roman" w:cs="Times New Roman"/>
          <w:i/>
          <w:iCs/>
          <w:noProof/>
          <w:sz w:val="24"/>
          <w:szCs w:val="24"/>
          <w:lang w:bidi="ml-IN"/>
        </w:rPr>
        <w:t>1</w:t>
      </w:r>
      <w:r w:rsidRPr="0086409A">
        <w:rPr>
          <w:rFonts w:ascii="Times New Roman" w:hAnsi="Times New Roman" w:cs="Times New Roman"/>
          <w:i/>
          <w:iCs/>
          <w:noProof/>
          <w:sz w:val="24"/>
          <w:szCs w:val="24"/>
          <w:lang w:bidi="ml-IN"/>
        </w:rPr>
        <w:t xml:space="preserve">:L298 </w:t>
      </w:r>
      <w:r>
        <w:rPr>
          <w:rFonts w:ascii="Times New Roman" w:hAnsi="Times New Roman" w:cs="Times New Roman"/>
          <w:i/>
          <w:iCs/>
          <w:noProof/>
          <w:sz w:val="24"/>
          <w:szCs w:val="24"/>
          <w:lang w:bidi="ml-IN"/>
        </w:rPr>
        <w:t>IC</w:t>
      </w: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Pr="0086409A" w:rsidRDefault="0086409A" w:rsidP="0086409A">
      <w:pPr>
        <w:pStyle w:val="NormalWeb"/>
        <w:shd w:val="clear" w:color="auto" w:fill="FFF9FB"/>
        <w:spacing w:before="0" w:beforeAutospacing="0" w:after="0" w:afterAutospacing="0" w:line="360" w:lineRule="auto"/>
      </w:pPr>
      <w:r w:rsidRPr="00D900F3">
        <w:rPr>
          <w:sz w:val="32"/>
          <w:szCs w:val="32"/>
        </w:rPr>
        <w:t xml:space="preserve">            </w:t>
      </w:r>
      <w:r w:rsidRPr="0086409A">
        <w:t>A very popular and reasonably priced all-in-one H-bridge motor driver is the L298. It can control two motors, not just one. The L298 has a large cooling flange with a hole in it, making it easy to attach a homebrew metal heat sink to it.</w:t>
      </w:r>
    </w:p>
    <w:p w:rsidR="0086409A" w:rsidRPr="0086409A" w:rsidRDefault="0086409A" w:rsidP="0086409A">
      <w:pPr>
        <w:pStyle w:val="NormalWeb"/>
        <w:shd w:val="clear" w:color="auto" w:fill="FFF9FB"/>
        <w:spacing w:before="0" w:beforeAutospacing="0" w:after="0" w:afterAutospacing="0" w:line="360" w:lineRule="auto"/>
      </w:pPr>
      <w:r w:rsidRPr="0086409A">
        <w:t xml:space="preserve">           The L298 “Multiwatt 15” package has 15 offset pins that don’t match the standard 0.100" spacing of breadboards. But with care, the pins can be rebent as needed. </w:t>
      </w:r>
    </w:p>
    <w:p w:rsid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r w:rsidRPr="0086409A">
        <w:rPr>
          <w:sz w:val="24"/>
          <w:szCs w:val="24"/>
        </w:rPr>
        <w:t xml:space="preserve">           </w:t>
      </w:r>
      <w:r w:rsidRPr="0086409A">
        <w:rPr>
          <w:rFonts w:ascii="Times New Roman" w:eastAsia="Times New Roman" w:hAnsi="Times New Roman" w:cs="Times New Roman"/>
          <w:sz w:val="24"/>
          <w:szCs w:val="24"/>
          <w:lang w:bidi="ml-IN"/>
        </w:rPr>
        <w:t>The L298 uses two different supply voltages. The voltage on pin 9 powers the chip itself and should be 5 volts. The voltage on pin 4 supplies the motors, and it can be up to 46 volts.</w:t>
      </w:r>
    </w:p>
    <w:p w:rsidR="0086409A" w:rsidRDefault="0086409A" w:rsidP="0086409A">
      <w:pPr>
        <w:spacing w:line="360" w:lineRule="auto"/>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bidi="ml-IN"/>
        </w:rPr>
        <w:t xml:space="preserve">           </w:t>
      </w:r>
      <w:r w:rsidRPr="0086409A">
        <w:rPr>
          <w:rFonts w:ascii="Times New Roman" w:eastAsia="Times New Roman" w:hAnsi="Times New Roman" w:cs="Times New Roman"/>
          <w:sz w:val="24"/>
          <w:szCs w:val="24"/>
          <w:lang w:bidi="ml-IN"/>
        </w:rPr>
        <w:t>The L298 does not have built-in protection diodes, so you’ll need to add those.</w:t>
      </w:r>
      <w:r w:rsidRPr="0086409A">
        <w:rPr>
          <w:rFonts w:ascii="Times New Roman" w:hAnsi="Times New Roman" w:cs="Times New Roman"/>
          <w:sz w:val="24"/>
          <w:szCs w:val="24"/>
          <w:shd w:val="clear" w:color="auto" w:fill="FFFFFF"/>
        </w:rPr>
        <w:t xml:space="preserve"> During the on-time the motor will build an electromagnetic field inside it. When the switch is turned off, that field has to collapse, and until that happens, current must still flow through the windings. That current cannot flow through the switches since they are off, but it </w:t>
      </w:r>
      <w:r w:rsidRPr="0086409A">
        <w:rPr>
          <w:rStyle w:val="Strong"/>
          <w:rFonts w:ascii="Times New Roman" w:hAnsi="Times New Roman" w:cs="Times New Roman"/>
          <w:sz w:val="24"/>
          <w:szCs w:val="24"/>
          <w:bdr w:val="none" w:sz="0" w:space="0" w:color="auto" w:frame="1"/>
          <w:shd w:val="clear" w:color="auto" w:fill="FFFFFF"/>
        </w:rPr>
        <w:t>will</w:t>
      </w:r>
      <w:r w:rsidRPr="0086409A">
        <w:rPr>
          <w:rFonts w:ascii="Times New Roman" w:hAnsi="Times New Roman" w:cs="Times New Roman"/>
          <w:sz w:val="24"/>
          <w:szCs w:val="24"/>
          <w:shd w:val="clear" w:color="auto" w:fill="FFFFFF"/>
        </w:rPr>
        <w:t> find a way. The catch diodes, are in the design to provide a low-resistance path for that collapse current and thus keep the voltage on the motor terminals within a reasonable range.</w:t>
      </w:r>
    </w:p>
    <w:p w:rsidR="0086409A" w:rsidRPr="0086409A" w:rsidRDefault="0086409A" w:rsidP="0086409A">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86409A">
        <w:rPr>
          <w:rFonts w:ascii="Times New Roman" w:hAnsi="Times New Roman" w:cs="Times New Roman"/>
          <w:sz w:val="24"/>
          <w:szCs w:val="24"/>
          <w:shd w:val="clear" w:color="auto" w:fill="FFFFFF"/>
        </w:rPr>
        <w:t xml:space="preserve"> The motor will forward-bias a diode (or diodes) in the bridge to create a route for that current, however the turn-on delay of the diodes will create a problem. Worst, this will happen at the point where the motor-current is at its maximum. Without mitigation the motor voltage can rise to dangerous levels and damage the switching elements. To bridge this interval where neither the switches nor the diodes conduct a capacitor has to be connected to the terminals of the motor. Some motors contain this capacitor already, but many require an external one. This capacitor will conduct the current until the diodes take over.</w:t>
      </w:r>
    </w:p>
    <w:p w:rsidR="0086409A" w:rsidRP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p>
    <w:p w:rsidR="0086409A" w:rsidRP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p>
    <w:p w:rsidR="0086409A" w:rsidRPr="0086409A" w:rsidRDefault="0086409A" w:rsidP="0086409A">
      <w:pPr>
        <w:pStyle w:val="NormalWeb"/>
        <w:shd w:val="clear" w:color="auto" w:fill="FFF9FB"/>
        <w:spacing w:before="0" w:beforeAutospacing="0" w:after="0" w:afterAutospacing="0" w:line="360" w:lineRule="auto"/>
      </w:pPr>
    </w:p>
    <w:p w:rsidR="0086409A" w:rsidRPr="0086409A" w:rsidRDefault="0086409A" w:rsidP="0086409A">
      <w:pPr>
        <w:autoSpaceDE w:val="0"/>
        <w:autoSpaceDN w:val="0"/>
        <w:adjustRightInd w:val="0"/>
        <w:spacing w:after="0" w:line="240" w:lineRule="auto"/>
        <w:rPr>
          <w:rFonts w:ascii="Times New Roman" w:hAnsi="Times New Roman" w:cs="Times New Roman"/>
          <w:b/>
          <w:bCs/>
          <w:sz w:val="24"/>
          <w:szCs w:val="24"/>
          <w:lang w:bidi="ml-IN"/>
        </w:rPr>
      </w:pPr>
      <w:r w:rsidRPr="0086409A">
        <w:rPr>
          <w:rFonts w:ascii="Times New Roman" w:hAnsi="Times New Roman" w:cs="Times New Roman"/>
          <w:b/>
          <w:bCs/>
          <w:sz w:val="24"/>
          <w:szCs w:val="24"/>
          <w:lang w:bidi="ml-IN"/>
        </w:rPr>
        <w:t xml:space="preserve">             </w:t>
      </w:r>
    </w:p>
    <w:p w:rsidR="0086409A" w:rsidRDefault="0086409A" w:rsidP="0086409A">
      <w:pPr>
        <w:autoSpaceDE w:val="0"/>
        <w:autoSpaceDN w:val="0"/>
        <w:adjustRightInd w:val="0"/>
        <w:spacing w:after="0" w:line="240" w:lineRule="auto"/>
        <w:rPr>
          <w:rFonts w:ascii="Times New Roman" w:hAnsi="Times New Roman" w:cs="Times New Roman"/>
          <w:b/>
          <w:bCs/>
          <w:sz w:val="24"/>
          <w:szCs w:val="24"/>
          <w:lang w:bidi="ml-IN"/>
        </w:rPr>
      </w:pPr>
      <w:r w:rsidRPr="0086409A">
        <w:rPr>
          <w:rFonts w:ascii="Times New Roman" w:hAnsi="Times New Roman" w:cs="Times New Roman"/>
          <w:b/>
          <w:bCs/>
          <w:sz w:val="24"/>
          <w:szCs w:val="24"/>
          <w:lang w:bidi="ml-IN"/>
        </w:rPr>
        <w:t xml:space="preserve">                </w:t>
      </w:r>
      <w:r w:rsidRPr="0086409A">
        <w:rPr>
          <w:rFonts w:ascii="Times New Roman" w:hAnsi="Times New Roman" w:cs="Times New Roman"/>
          <w:b/>
          <w:bCs/>
          <w:noProof/>
          <w:sz w:val="24"/>
          <w:szCs w:val="24"/>
          <w:lang w:bidi="ml-IN"/>
        </w:rPr>
        <w:drawing>
          <wp:inline distT="0" distB="0" distL="0" distR="0">
            <wp:extent cx="4629150" cy="5019675"/>
            <wp:effectExtent l="19050" t="0" r="0" b="0"/>
            <wp:docPr id="13" name="Picture 4" descr="http://www.robotoid.com/appnotes/images/l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botoid.com/appnotes/images/l298.png"/>
                    <pic:cNvPicPr>
                      <a:picLocks noChangeAspect="1" noChangeArrowheads="1"/>
                    </pic:cNvPicPr>
                  </pic:nvPicPr>
                  <pic:blipFill>
                    <a:blip r:embed="rId24"/>
                    <a:srcRect/>
                    <a:stretch>
                      <a:fillRect/>
                    </a:stretch>
                  </pic:blipFill>
                  <pic:spPr bwMode="auto">
                    <a:xfrm>
                      <a:off x="0" y="0"/>
                      <a:ext cx="4629150" cy="5019675"/>
                    </a:xfrm>
                    <a:prstGeom prst="rect">
                      <a:avLst/>
                    </a:prstGeom>
                    <a:noFill/>
                    <a:ln w="9525">
                      <a:noFill/>
                      <a:miter lim="800000"/>
                      <a:headEnd/>
                      <a:tailEnd/>
                    </a:ln>
                  </pic:spPr>
                </pic:pic>
              </a:graphicData>
            </a:graphic>
          </wp:inline>
        </w:drawing>
      </w:r>
    </w:p>
    <w:p w:rsidR="0086409A" w:rsidRDefault="0086409A" w:rsidP="0086409A">
      <w:pPr>
        <w:autoSpaceDE w:val="0"/>
        <w:autoSpaceDN w:val="0"/>
        <w:adjustRightInd w:val="0"/>
        <w:spacing w:after="0" w:line="240" w:lineRule="auto"/>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p>
    <w:p w:rsidR="0086409A" w:rsidRPr="0086409A" w:rsidRDefault="0086409A" w:rsidP="0086409A">
      <w:pPr>
        <w:autoSpaceDE w:val="0"/>
        <w:autoSpaceDN w:val="0"/>
        <w:adjustRightInd w:val="0"/>
        <w:spacing w:after="0" w:line="240" w:lineRule="auto"/>
        <w:rPr>
          <w:rFonts w:ascii="Times New Roman" w:hAnsi="Times New Roman" w:cs="Times New Roman"/>
          <w:i/>
          <w:iCs/>
          <w:sz w:val="24"/>
          <w:szCs w:val="24"/>
          <w:lang w:bidi="ml-IN"/>
        </w:rPr>
      </w:pPr>
      <w:r w:rsidRPr="0086409A">
        <w:rPr>
          <w:rFonts w:ascii="Times New Roman" w:hAnsi="Times New Roman" w:cs="Times New Roman"/>
          <w:i/>
          <w:iCs/>
          <w:sz w:val="24"/>
          <w:szCs w:val="24"/>
          <w:lang w:bidi="ml-IN"/>
        </w:rPr>
        <w:t xml:space="preserve">                                  </w:t>
      </w:r>
      <w:r w:rsidR="00044F06">
        <w:rPr>
          <w:rFonts w:ascii="Times New Roman" w:hAnsi="Times New Roman" w:cs="Times New Roman"/>
          <w:i/>
          <w:iCs/>
          <w:sz w:val="24"/>
          <w:szCs w:val="24"/>
          <w:lang w:bidi="ml-IN"/>
        </w:rPr>
        <w:t xml:space="preserve">   </w:t>
      </w:r>
      <w:r w:rsidRPr="0086409A">
        <w:rPr>
          <w:rFonts w:ascii="Times New Roman" w:hAnsi="Times New Roman" w:cs="Times New Roman"/>
          <w:i/>
          <w:iCs/>
          <w:sz w:val="24"/>
          <w:szCs w:val="24"/>
          <w:lang w:bidi="ml-IN"/>
        </w:rPr>
        <w:t xml:space="preserve">   Fig</w:t>
      </w:r>
      <w:r w:rsidR="00663E98">
        <w:rPr>
          <w:rFonts w:ascii="Times New Roman" w:hAnsi="Times New Roman" w:cs="Times New Roman"/>
          <w:i/>
          <w:iCs/>
          <w:sz w:val="24"/>
          <w:szCs w:val="24"/>
          <w:lang w:bidi="ml-IN"/>
        </w:rPr>
        <w:t xml:space="preserve"> </w:t>
      </w:r>
      <w:r w:rsidR="00044F06">
        <w:rPr>
          <w:rFonts w:ascii="Times New Roman" w:hAnsi="Times New Roman" w:cs="Times New Roman"/>
          <w:i/>
          <w:iCs/>
          <w:sz w:val="24"/>
          <w:szCs w:val="24"/>
          <w:lang w:bidi="ml-IN"/>
        </w:rPr>
        <w:t>1</w:t>
      </w:r>
      <w:r w:rsidR="00663E98">
        <w:rPr>
          <w:rFonts w:ascii="Times New Roman" w:hAnsi="Times New Roman" w:cs="Times New Roman"/>
          <w:i/>
          <w:iCs/>
          <w:sz w:val="24"/>
          <w:szCs w:val="24"/>
          <w:lang w:bidi="ml-IN"/>
        </w:rPr>
        <w:t>2</w:t>
      </w:r>
      <w:r w:rsidRPr="0086409A">
        <w:rPr>
          <w:rFonts w:ascii="Times New Roman" w:hAnsi="Times New Roman" w:cs="Times New Roman"/>
          <w:i/>
          <w:iCs/>
          <w:sz w:val="24"/>
          <w:szCs w:val="24"/>
          <w:lang w:bidi="ml-IN"/>
        </w:rPr>
        <w:t>:L298 IC pin diagram and connections</w:t>
      </w:r>
    </w:p>
    <w:p w:rsidR="00062DC9" w:rsidRDefault="00044F06" w:rsidP="00062DC9">
      <w:pPr>
        <w:shd w:val="clear" w:color="auto" w:fill="FFF9FB"/>
        <w:spacing w:after="0" w:line="240" w:lineRule="atLeast"/>
        <w:rPr>
          <w:rFonts w:ascii="Arial" w:eastAsia="Times New Roman" w:hAnsi="Arial" w:cs="Arial"/>
          <w:sz w:val="24"/>
          <w:szCs w:val="24"/>
          <w:lang w:bidi="ml-IN"/>
        </w:rPr>
      </w:pPr>
      <w:r>
        <w:rPr>
          <w:rFonts w:ascii="Arial" w:eastAsia="Times New Roman" w:hAnsi="Arial" w:cs="Arial"/>
          <w:sz w:val="24"/>
          <w:szCs w:val="24"/>
          <w:lang w:bidi="ml-IN"/>
        </w:rPr>
        <w:t xml:space="preserve"> </w:t>
      </w:r>
    </w:p>
    <w:p w:rsidR="0086409A" w:rsidRPr="00062DC9" w:rsidRDefault="0086409A" w:rsidP="00062DC9">
      <w:pPr>
        <w:shd w:val="clear" w:color="auto" w:fill="FFF9FB"/>
        <w:spacing w:after="0" w:line="360" w:lineRule="auto"/>
        <w:rPr>
          <w:rFonts w:ascii="Arial" w:eastAsia="Times New Roman" w:hAnsi="Arial" w:cs="Arial"/>
          <w:sz w:val="24"/>
          <w:szCs w:val="24"/>
          <w:lang w:bidi="ml-IN"/>
        </w:rPr>
      </w:pPr>
      <w:r w:rsidRPr="0086409A">
        <w:rPr>
          <w:rFonts w:ascii="Times New Roman" w:eastAsia="Times New Roman" w:hAnsi="Times New Roman" w:cs="Times New Roman"/>
          <w:sz w:val="24"/>
          <w:szCs w:val="24"/>
          <w:lang w:bidi="ml-IN"/>
        </w:rPr>
        <w:t xml:space="preserve"> In order to activate the motor, the Enable1 line must be HIGH. We then control the motor and its direction by applying a LOW or HIGH signal to the Input1 and Input2 lines, as shown in this table.</w:t>
      </w:r>
    </w:p>
    <w:tbl>
      <w:tblPr>
        <w:tblW w:w="0" w:type="auto"/>
        <w:tblCellSpacing w:w="0" w:type="dxa"/>
        <w:tblInd w:w="450" w:type="dxa"/>
        <w:shd w:val="clear" w:color="auto" w:fill="FFF9FB"/>
        <w:tblCellMar>
          <w:left w:w="0" w:type="dxa"/>
          <w:right w:w="0" w:type="dxa"/>
        </w:tblCellMar>
        <w:tblLook w:val="04A0"/>
      </w:tblPr>
      <w:tblGrid>
        <w:gridCol w:w="1635"/>
        <w:gridCol w:w="1440"/>
        <w:gridCol w:w="4140"/>
      </w:tblGrid>
      <w:tr w:rsidR="0086409A" w:rsidRPr="0086409A" w:rsidTr="00715A61">
        <w:trPr>
          <w:tblCellSpacing w:w="0" w:type="dxa"/>
        </w:trPr>
        <w:tc>
          <w:tcPr>
            <w:tcW w:w="1635" w:type="dxa"/>
            <w:shd w:val="clear" w:color="auto" w:fill="FFF9FB"/>
            <w:hideMark/>
          </w:tcPr>
          <w:p w:rsidR="0086409A" w:rsidRPr="0086409A" w:rsidRDefault="0086409A" w:rsidP="00062DC9">
            <w:pPr>
              <w:spacing w:after="0" w:line="360" w:lineRule="auto"/>
              <w:rPr>
                <w:rFonts w:ascii="Times New Roman" w:eastAsia="Times New Roman" w:hAnsi="Times New Roman" w:cs="Times New Roman"/>
                <w:sz w:val="24"/>
                <w:szCs w:val="24"/>
                <w:lang w:bidi="ml-IN"/>
              </w:rPr>
            </w:pPr>
            <w:r w:rsidRPr="0086409A">
              <w:rPr>
                <w:rFonts w:ascii="Times New Roman" w:eastAsia="Times New Roman" w:hAnsi="Times New Roman" w:cs="Times New Roman"/>
                <w:b/>
                <w:bCs/>
                <w:sz w:val="24"/>
                <w:szCs w:val="24"/>
                <w:lang w:bidi="ml-IN"/>
              </w:rPr>
              <w:t xml:space="preserve">Input 1                                  </w:t>
            </w:r>
          </w:p>
        </w:tc>
        <w:tc>
          <w:tcPr>
            <w:tcW w:w="1440" w:type="dxa"/>
            <w:shd w:val="clear" w:color="auto" w:fill="FFF9FB"/>
            <w:hideMark/>
          </w:tcPr>
          <w:p w:rsidR="0086409A" w:rsidRPr="0086409A" w:rsidRDefault="0086409A" w:rsidP="00062DC9">
            <w:pPr>
              <w:spacing w:after="0" w:line="360" w:lineRule="auto"/>
              <w:ind w:right="60"/>
              <w:rPr>
                <w:rFonts w:ascii="Times New Roman" w:eastAsia="Times New Roman" w:hAnsi="Times New Roman" w:cs="Times New Roman"/>
                <w:b/>
                <w:bCs/>
                <w:sz w:val="24"/>
                <w:szCs w:val="24"/>
                <w:lang w:bidi="ml-IN"/>
              </w:rPr>
            </w:pPr>
            <w:r w:rsidRPr="0086409A">
              <w:rPr>
                <w:rFonts w:ascii="Times New Roman" w:eastAsia="Times New Roman" w:hAnsi="Times New Roman" w:cs="Times New Roman"/>
                <w:b/>
                <w:bCs/>
                <w:sz w:val="24"/>
                <w:szCs w:val="24"/>
                <w:lang w:bidi="ml-IN"/>
              </w:rPr>
              <w:t>Input 2</w:t>
            </w:r>
          </w:p>
        </w:tc>
        <w:tc>
          <w:tcPr>
            <w:tcW w:w="4140" w:type="dxa"/>
            <w:shd w:val="clear" w:color="auto" w:fill="FFF9FB"/>
            <w:hideMark/>
          </w:tcPr>
          <w:p w:rsidR="0086409A" w:rsidRPr="0086409A" w:rsidRDefault="0086409A" w:rsidP="00062DC9">
            <w:pPr>
              <w:spacing w:after="0" w:line="360" w:lineRule="auto"/>
              <w:ind w:left="60" w:right="60"/>
              <w:rPr>
                <w:rFonts w:ascii="Times New Roman" w:eastAsia="Times New Roman" w:hAnsi="Times New Roman" w:cs="Times New Roman"/>
                <w:b/>
                <w:bCs/>
                <w:sz w:val="24"/>
                <w:szCs w:val="24"/>
                <w:lang w:bidi="ml-IN"/>
              </w:rPr>
            </w:pPr>
            <w:r w:rsidRPr="0086409A">
              <w:rPr>
                <w:rFonts w:ascii="Times New Roman" w:eastAsia="Times New Roman" w:hAnsi="Times New Roman" w:cs="Times New Roman"/>
                <w:b/>
                <w:bCs/>
                <w:sz w:val="24"/>
                <w:szCs w:val="24"/>
                <w:lang w:bidi="ml-IN"/>
              </w:rPr>
              <w:t xml:space="preserve">        Action</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breaks and stops*</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turns forward</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LOW</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turns backward</w:t>
            </w:r>
          </w:p>
        </w:tc>
      </w:tr>
      <w:tr w:rsidR="0086409A" w:rsidRPr="0086409A" w:rsidTr="00715A61">
        <w:trPr>
          <w:tblCellSpacing w:w="0" w:type="dxa"/>
        </w:trPr>
        <w:tc>
          <w:tcPr>
            <w:tcW w:w="1635" w:type="dxa"/>
            <w:shd w:val="clear" w:color="auto" w:fill="FFF9FB"/>
            <w:hideMark/>
          </w:tcPr>
          <w:p w:rsidR="0086409A" w:rsidRPr="0086409A" w:rsidRDefault="0086409A" w:rsidP="00062DC9">
            <w:pPr>
              <w:spacing w:before="60" w:after="60" w:line="360" w:lineRule="auto"/>
              <w:ind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14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HIGH</w:t>
            </w:r>
          </w:p>
        </w:tc>
        <w:tc>
          <w:tcPr>
            <w:tcW w:w="4140" w:type="dxa"/>
            <w:shd w:val="clear" w:color="auto" w:fill="FFF9FB"/>
            <w:hideMark/>
          </w:tcPr>
          <w:p w:rsidR="0086409A" w:rsidRPr="0086409A" w:rsidRDefault="0086409A" w:rsidP="00062DC9">
            <w:pPr>
              <w:spacing w:before="60" w:after="60" w:line="360" w:lineRule="auto"/>
              <w:ind w:left="60" w:right="60"/>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t>Motor breaks and stops*</w:t>
            </w:r>
          </w:p>
        </w:tc>
      </w:tr>
    </w:tbl>
    <w:p w:rsidR="0086409A" w:rsidRPr="0086409A" w:rsidRDefault="0086409A" w:rsidP="0086409A">
      <w:pPr>
        <w:shd w:val="clear" w:color="auto" w:fill="FFF9FB"/>
        <w:spacing w:after="0" w:line="360" w:lineRule="auto"/>
        <w:rPr>
          <w:rFonts w:ascii="Times New Roman" w:eastAsia="Times New Roman" w:hAnsi="Times New Roman" w:cs="Times New Roman"/>
          <w:sz w:val="24"/>
          <w:szCs w:val="24"/>
          <w:lang w:bidi="ml-IN"/>
        </w:rPr>
      </w:pPr>
    </w:p>
    <w:p w:rsidR="00062DC9" w:rsidRDefault="0086409A" w:rsidP="00062DC9">
      <w:pPr>
        <w:spacing w:line="360" w:lineRule="auto"/>
        <w:rPr>
          <w:rFonts w:ascii="Times New Roman" w:eastAsia="Times New Roman" w:hAnsi="Times New Roman" w:cs="Times New Roman"/>
          <w:sz w:val="24"/>
          <w:szCs w:val="24"/>
          <w:lang w:bidi="ml-IN"/>
        </w:rPr>
      </w:pPr>
      <w:r w:rsidRPr="0086409A">
        <w:rPr>
          <w:rFonts w:ascii="Times New Roman" w:eastAsia="Times New Roman" w:hAnsi="Times New Roman" w:cs="Times New Roman"/>
          <w:sz w:val="24"/>
          <w:szCs w:val="24"/>
          <w:lang w:bidi="ml-IN"/>
        </w:rPr>
        <w:lastRenderedPageBreak/>
        <w:t xml:space="preserve">              </w:t>
      </w:r>
    </w:p>
    <w:p w:rsidR="0086409A" w:rsidRDefault="00044F06" w:rsidP="00062DC9">
      <w:pPr>
        <w:spacing w:line="360" w:lineRule="auto"/>
        <w:rPr>
          <w:rFonts w:ascii="Times New Roman" w:eastAsia="Times New Roman" w:hAnsi="Times New Roman" w:cs="Times New Roman"/>
          <w:sz w:val="24"/>
          <w:szCs w:val="24"/>
          <w:lang w:bidi="ml-IN"/>
        </w:rPr>
      </w:pPr>
      <w:r w:rsidRPr="00044F06">
        <w:rPr>
          <w:rFonts w:ascii="Times New Roman" w:hAnsi="Times New Roman" w:cs="Times New Roman"/>
          <w:b/>
          <w:bCs/>
          <w:sz w:val="30"/>
          <w:szCs w:val="30"/>
          <w:u w:val="single"/>
          <w:lang w:bidi="ml-IN"/>
        </w:rPr>
        <w:t>Bipolar Stepper</w:t>
      </w:r>
      <w:r>
        <w:rPr>
          <w:rFonts w:ascii="Times New Roman" w:hAnsi="Times New Roman" w:cs="Times New Roman"/>
          <w:b/>
          <w:bCs/>
          <w:sz w:val="30"/>
          <w:szCs w:val="30"/>
          <w:u w:val="single"/>
          <w:lang w:bidi="ml-IN"/>
        </w:rPr>
        <w:t xml:space="preserve"> Motor</w:t>
      </w:r>
      <w:r w:rsidR="0086409A">
        <w:rPr>
          <w:rFonts w:ascii="Times New Roman" w:hAnsi="Times New Roman" w:cs="Times New Roman"/>
          <w:b/>
          <w:bCs/>
          <w:sz w:val="30"/>
          <w:szCs w:val="30"/>
          <w:lang w:bidi="ml-IN"/>
        </w:rPr>
        <w:t>:</w:t>
      </w:r>
    </w:p>
    <w:p w:rsidR="00062DC9" w:rsidRPr="00062DC9" w:rsidRDefault="00062DC9" w:rsidP="00062DC9">
      <w:pPr>
        <w:spacing w:line="360" w:lineRule="auto"/>
        <w:rPr>
          <w:rFonts w:ascii="Times New Roman" w:eastAsia="Times New Roman" w:hAnsi="Times New Roman" w:cs="Times New Roman"/>
          <w:sz w:val="24"/>
          <w:szCs w:val="24"/>
          <w:lang w:bidi="ml-IN"/>
        </w:rPr>
      </w:pPr>
      <w:r w:rsidRPr="00062DC9">
        <w:rPr>
          <w:rFonts w:ascii="Times New Roman" w:eastAsia="Times New Roman" w:hAnsi="Times New Roman" w:cs="Times New Roman"/>
          <w:noProof/>
          <w:sz w:val="24"/>
          <w:szCs w:val="24"/>
          <w:lang w:bidi="ml-IN"/>
        </w:rPr>
        <w:drawing>
          <wp:inline distT="0" distB="0" distL="0" distR="0">
            <wp:extent cx="5810250" cy="3438525"/>
            <wp:effectExtent l="19050" t="0" r="0" b="0"/>
            <wp:docPr id="3" name="Picture 15" descr="https://cdn-shop.adafruit.com/1200x900/3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shop.adafruit.com/1200x900/324-03.jpg"/>
                    <pic:cNvPicPr>
                      <a:picLocks noChangeAspect="1" noChangeArrowheads="1"/>
                    </pic:cNvPicPr>
                  </pic:nvPicPr>
                  <pic:blipFill>
                    <a:blip r:embed="rId25"/>
                    <a:srcRect/>
                    <a:stretch>
                      <a:fillRect/>
                    </a:stretch>
                  </pic:blipFill>
                  <pic:spPr bwMode="auto">
                    <a:xfrm>
                      <a:off x="0" y="0"/>
                      <a:ext cx="5810250" cy="3438525"/>
                    </a:xfrm>
                    <a:prstGeom prst="rect">
                      <a:avLst/>
                    </a:prstGeom>
                    <a:noFill/>
                    <a:ln w="9525">
                      <a:noFill/>
                      <a:miter lim="800000"/>
                      <a:headEnd/>
                      <a:tailEnd/>
                    </a:ln>
                  </pic:spPr>
                </pic:pic>
              </a:graphicData>
            </a:graphic>
          </wp:inline>
        </w:drawing>
      </w:r>
    </w:p>
    <w:p w:rsidR="0086409A" w:rsidRPr="00044F06" w:rsidRDefault="0086409A" w:rsidP="0086409A">
      <w:pPr>
        <w:autoSpaceDE w:val="0"/>
        <w:autoSpaceDN w:val="0"/>
        <w:adjustRightInd w:val="0"/>
        <w:spacing w:after="0" w:line="240" w:lineRule="auto"/>
        <w:rPr>
          <w:rFonts w:ascii="Times New Roman" w:hAnsi="Times New Roman" w:cs="Times New Roman"/>
          <w:b/>
          <w:bCs/>
          <w:i/>
          <w:iCs/>
          <w:sz w:val="24"/>
          <w:szCs w:val="24"/>
          <w:lang w:bidi="ml-IN"/>
        </w:rPr>
      </w:pPr>
      <w:r w:rsidRPr="00044F06">
        <w:rPr>
          <w:rFonts w:ascii="Times New Roman" w:hAnsi="Times New Roman" w:cs="Times New Roman"/>
          <w:b/>
          <w:bCs/>
          <w:i/>
          <w:iCs/>
          <w:sz w:val="24"/>
          <w:szCs w:val="24"/>
          <w:lang w:bidi="ml-IN"/>
        </w:rPr>
        <w:t xml:space="preserve"> </w:t>
      </w:r>
      <w:r w:rsidR="00044F06">
        <w:rPr>
          <w:rFonts w:ascii="Times New Roman" w:hAnsi="Times New Roman" w:cs="Times New Roman"/>
          <w:b/>
          <w:bCs/>
          <w:i/>
          <w:iCs/>
          <w:sz w:val="24"/>
          <w:szCs w:val="24"/>
          <w:lang w:bidi="ml-IN"/>
        </w:rPr>
        <w:t xml:space="preserve">                                                 </w:t>
      </w:r>
      <w:r w:rsidRPr="00044F06">
        <w:rPr>
          <w:rFonts w:ascii="Times New Roman" w:hAnsi="Times New Roman" w:cs="Times New Roman"/>
          <w:b/>
          <w:bCs/>
          <w:i/>
          <w:iCs/>
          <w:sz w:val="24"/>
          <w:szCs w:val="24"/>
          <w:lang w:bidi="ml-IN"/>
        </w:rPr>
        <w:t xml:space="preserve">  </w:t>
      </w:r>
      <w:r w:rsidR="00044F06">
        <w:rPr>
          <w:rFonts w:ascii="Times New Roman" w:hAnsi="Times New Roman" w:cs="Times New Roman"/>
          <w:b/>
          <w:bCs/>
          <w:i/>
          <w:iCs/>
          <w:sz w:val="24"/>
          <w:szCs w:val="24"/>
          <w:lang w:bidi="ml-IN"/>
        </w:rPr>
        <w:t xml:space="preserve"> </w:t>
      </w:r>
      <w:r w:rsidR="00044F06" w:rsidRPr="00044F06">
        <w:rPr>
          <w:rFonts w:ascii="Times New Roman" w:hAnsi="Times New Roman" w:cs="Times New Roman"/>
          <w:i/>
          <w:iCs/>
          <w:sz w:val="24"/>
          <w:szCs w:val="24"/>
          <w:lang w:bidi="ml-IN"/>
        </w:rPr>
        <w:t>Fig</w:t>
      </w:r>
      <w:r w:rsidR="00044F06">
        <w:rPr>
          <w:rFonts w:ascii="Times New Roman" w:hAnsi="Times New Roman" w:cs="Times New Roman"/>
          <w:i/>
          <w:iCs/>
          <w:sz w:val="24"/>
          <w:szCs w:val="24"/>
          <w:lang w:bidi="ml-IN"/>
        </w:rPr>
        <w:t>1</w:t>
      </w:r>
      <w:r w:rsidR="00663E98">
        <w:rPr>
          <w:rFonts w:ascii="Times New Roman" w:hAnsi="Times New Roman" w:cs="Times New Roman"/>
          <w:i/>
          <w:iCs/>
          <w:sz w:val="24"/>
          <w:szCs w:val="24"/>
          <w:lang w:bidi="ml-IN"/>
        </w:rPr>
        <w:t>3</w:t>
      </w:r>
      <w:r w:rsidR="00044F06" w:rsidRPr="00044F06">
        <w:rPr>
          <w:rFonts w:ascii="Times New Roman" w:hAnsi="Times New Roman" w:cs="Times New Roman"/>
          <w:i/>
          <w:iCs/>
          <w:sz w:val="24"/>
          <w:szCs w:val="24"/>
          <w:lang w:bidi="ml-IN"/>
        </w:rPr>
        <w:t>:Bipolar stepper motor</w:t>
      </w:r>
    </w:p>
    <w:p w:rsidR="00062DC9" w:rsidRDefault="0086409A" w:rsidP="00062DC9">
      <w:pPr>
        <w:pStyle w:val="NormalWeb"/>
        <w:shd w:val="clear" w:color="auto" w:fill="FFFFFF"/>
        <w:spacing w:before="0" w:beforeAutospacing="0" w:after="360" w:afterAutospacing="0"/>
        <w:textAlignment w:val="baseline"/>
        <w:rPr>
          <w:rFonts w:eastAsiaTheme="minorHAnsi"/>
          <w:b/>
          <w:bCs/>
        </w:rPr>
      </w:pPr>
      <w:r w:rsidRPr="00044F06">
        <w:rPr>
          <w:rFonts w:eastAsiaTheme="minorHAnsi"/>
          <w:b/>
          <w:bCs/>
        </w:rPr>
        <w:t xml:space="preserve">                </w:t>
      </w:r>
    </w:p>
    <w:p w:rsidR="0086409A" w:rsidRPr="0067668E" w:rsidRDefault="00062DC9" w:rsidP="00044F06">
      <w:pPr>
        <w:pStyle w:val="NormalWeb"/>
        <w:shd w:val="clear" w:color="auto" w:fill="FFFFFF"/>
        <w:spacing w:before="0" w:beforeAutospacing="0" w:after="360" w:afterAutospacing="0" w:line="360" w:lineRule="auto"/>
        <w:textAlignment w:val="baseline"/>
        <w:rPr>
          <w:rFonts w:eastAsiaTheme="minorHAnsi"/>
          <w:b/>
          <w:bCs/>
        </w:rPr>
      </w:pPr>
      <w:r>
        <w:rPr>
          <w:color w:val="333333"/>
        </w:rPr>
        <w:t xml:space="preserve">         </w:t>
      </w:r>
      <w:r w:rsidR="0086409A" w:rsidRPr="00044F06">
        <w:rPr>
          <w:color w:val="333333"/>
        </w:rPr>
        <w:t>A stepper motor is a motor controlled by a series of electromagnetic coils. The center shaft has a series of magnets mounted on it, and the coils surrounding the shaft are alternately given current or not, creating magnetic fields which repulse or attract the magnets on the shaft, causing the motor to rotate.The bipolar stepper motor usually has four wires coming out of it. Unlike unipolar steppers, bipolar steppers have no common center connection. They have two independent sets of coils instead</w:t>
      </w:r>
      <w:r w:rsidR="0086409A" w:rsidRPr="00044F06">
        <w:rPr>
          <w:color w:val="000000"/>
        </w:rPr>
        <w:t xml:space="preserve"> and stepping the motor round is achieved by energising the coils and changing the direction of the current within those coils</w:t>
      </w:r>
      <w:r w:rsidR="0086409A" w:rsidRPr="00044F06">
        <w:rPr>
          <w:color w:val="333333"/>
        </w:rPr>
        <w:t>.</w:t>
      </w:r>
      <w:r w:rsidR="00044F06">
        <w:rPr>
          <w:rFonts w:eastAsiaTheme="minorHAnsi"/>
          <w:b/>
          <w:bCs/>
        </w:rPr>
        <w:t xml:space="preserve">   </w:t>
      </w:r>
      <w:r w:rsidR="0086409A" w:rsidRPr="00044F06">
        <w:rPr>
          <w:color w:val="333333"/>
        </w:rPr>
        <w:t>Like other motors, stepper motors require more power than a microcontroller can give them, so you’ll need a separate power supply for it. To control the stepper, apply voltage to each of the coils in a specific sequence. The sequence would go like this:</w:t>
      </w:r>
    </w:p>
    <w:p w:rsidR="00044F06" w:rsidRDefault="00044F06" w:rsidP="00044F06">
      <w:pPr>
        <w:pStyle w:val="NormalWeb"/>
        <w:shd w:val="clear" w:color="auto" w:fill="FFFFFF"/>
        <w:spacing w:before="0" w:beforeAutospacing="0" w:after="360" w:afterAutospacing="0" w:line="360" w:lineRule="auto"/>
        <w:textAlignment w:val="baseline"/>
        <w:rPr>
          <w:rFonts w:eastAsiaTheme="minorHAnsi"/>
          <w:b/>
          <w:bCs/>
        </w:rPr>
      </w:pPr>
    </w:p>
    <w:p w:rsidR="0067668E" w:rsidRDefault="0067668E" w:rsidP="00044F06">
      <w:pPr>
        <w:pStyle w:val="NormalWeb"/>
        <w:shd w:val="clear" w:color="auto" w:fill="FFFFFF"/>
        <w:spacing w:before="0" w:beforeAutospacing="0" w:after="360" w:afterAutospacing="0" w:line="360" w:lineRule="auto"/>
        <w:textAlignment w:val="baseline"/>
        <w:rPr>
          <w:rFonts w:eastAsiaTheme="minorHAnsi"/>
          <w:b/>
          <w:bCs/>
        </w:rPr>
      </w:pPr>
    </w:p>
    <w:p w:rsidR="0067668E" w:rsidRPr="00044F06" w:rsidRDefault="0067668E" w:rsidP="00044F06">
      <w:pPr>
        <w:pStyle w:val="NormalWeb"/>
        <w:shd w:val="clear" w:color="auto" w:fill="FFFFFF"/>
        <w:spacing w:before="0" w:beforeAutospacing="0" w:after="360" w:afterAutospacing="0" w:line="360" w:lineRule="auto"/>
        <w:textAlignment w:val="baseline"/>
        <w:rPr>
          <w:rFonts w:eastAsiaTheme="minorHAnsi"/>
          <w:b/>
          <w:bCs/>
        </w:rPr>
      </w:pPr>
    </w:p>
    <w:tbl>
      <w:tblPr>
        <w:tblW w:w="3500" w:type="pct"/>
        <w:jc w:val="center"/>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tblPr>
      <w:tblGrid>
        <w:gridCol w:w="1174"/>
        <w:gridCol w:w="1442"/>
        <w:gridCol w:w="1443"/>
        <w:gridCol w:w="1443"/>
        <w:gridCol w:w="1443"/>
      </w:tblGrid>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Step</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1</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2</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3</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b/>
                <w:bCs/>
                <w:color w:val="333333"/>
                <w:sz w:val="24"/>
                <w:szCs w:val="24"/>
                <w:lang w:bidi="ml-IN"/>
              </w:rPr>
              <w:t>wire 4</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1</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2</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3</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r>
      <w:tr w:rsidR="0086409A" w:rsidRPr="00044F06" w:rsidTr="00715A61">
        <w:trPr>
          <w:jc w:val="center"/>
        </w:trPr>
        <w:tc>
          <w:tcPr>
            <w:tcW w:w="40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4</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low</w:t>
            </w:r>
          </w:p>
        </w:tc>
        <w:tc>
          <w:tcPr>
            <w:tcW w:w="1150" w:type="pct"/>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86409A" w:rsidRPr="00044F06" w:rsidRDefault="0086409A" w:rsidP="00044F06">
            <w:pPr>
              <w:spacing w:after="0" w:line="360" w:lineRule="auto"/>
              <w:rPr>
                <w:rFonts w:ascii="Times New Roman" w:eastAsia="Times New Roman" w:hAnsi="Times New Roman" w:cs="Times New Roman"/>
                <w:color w:val="333333"/>
                <w:sz w:val="24"/>
                <w:szCs w:val="24"/>
                <w:lang w:bidi="ml-IN"/>
              </w:rPr>
            </w:pPr>
            <w:r w:rsidRPr="00044F06">
              <w:rPr>
                <w:rFonts w:ascii="Times New Roman" w:eastAsia="Times New Roman" w:hAnsi="Times New Roman" w:cs="Times New Roman"/>
                <w:color w:val="333333"/>
                <w:sz w:val="24"/>
                <w:szCs w:val="24"/>
                <w:lang w:bidi="ml-IN"/>
              </w:rPr>
              <w:t>high</w:t>
            </w:r>
          </w:p>
        </w:tc>
      </w:tr>
    </w:tbl>
    <w:p w:rsidR="0086409A" w:rsidRPr="00044F06" w:rsidRDefault="0086409A" w:rsidP="00044F06">
      <w:pPr>
        <w:pStyle w:val="NormalWeb"/>
        <w:shd w:val="clear" w:color="auto" w:fill="FFFFFF"/>
        <w:spacing w:before="0" w:beforeAutospacing="0" w:after="360" w:afterAutospacing="0" w:line="360" w:lineRule="auto"/>
        <w:textAlignment w:val="baseline"/>
        <w:rPr>
          <w:color w:val="333333"/>
        </w:rPr>
      </w:pPr>
    </w:p>
    <w:p w:rsidR="0086409A" w:rsidRPr="00044F06" w:rsidRDefault="0086409A" w:rsidP="0086409A">
      <w:pPr>
        <w:autoSpaceDE w:val="0"/>
        <w:autoSpaceDN w:val="0"/>
        <w:adjustRightInd w:val="0"/>
        <w:spacing w:after="0" w:line="360" w:lineRule="auto"/>
        <w:rPr>
          <w:rFonts w:ascii="Times New Roman" w:hAnsi="Times New Roman" w:cs="Times New Roman"/>
          <w:b/>
          <w:bCs/>
          <w:sz w:val="24"/>
          <w:szCs w:val="24"/>
          <w:lang w:bidi="ml-IN"/>
        </w:rPr>
      </w:pPr>
    </w:p>
    <w:p w:rsidR="0086409A" w:rsidRPr="00044F06" w:rsidRDefault="0086409A" w:rsidP="0086409A">
      <w:pPr>
        <w:autoSpaceDE w:val="0"/>
        <w:autoSpaceDN w:val="0"/>
        <w:adjustRightInd w:val="0"/>
        <w:spacing w:after="0" w:line="360" w:lineRule="auto"/>
        <w:rPr>
          <w:rFonts w:ascii="Times New Roman" w:hAnsi="Times New Roman" w:cs="Times New Roman"/>
          <w:b/>
          <w:bCs/>
          <w:sz w:val="24"/>
          <w:szCs w:val="24"/>
          <w:lang w:bidi="ml-IN"/>
        </w:rPr>
      </w:pPr>
    </w:p>
    <w:p w:rsidR="0086409A" w:rsidRPr="00044F06" w:rsidRDefault="0086409A" w:rsidP="0086409A">
      <w:pPr>
        <w:autoSpaceDE w:val="0"/>
        <w:autoSpaceDN w:val="0"/>
        <w:adjustRightInd w:val="0"/>
        <w:spacing w:after="0" w:line="360" w:lineRule="auto"/>
        <w:rPr>
          <w:rFonts w:ascii="Times New Roman" w:hAnsi="Times New Roman" w:cs="Times New Roman"/>
          <w:b/>
          <w:bCs/>
          <w:sz w:val="24"/>
          <w:szCs w:val="24"/>
          <w:lang w:bidi="ml-IN"/>
        </w:rPr>
      </w:pPr>
    </w:p>
    <w:p w:rsidR="0086409A" w:rsidRPr="00044F06" w:rsidRDefault="0086409A" w:rsidP="0086409A">
      <w:pPr>
        <w:autoSpaceDE w:val="0"/>
        <w:autoSpaceDN w:val="0"/>
        <w:adjustRightInd w:val="0"/>
        <w:spacing w:after="0" w:line="240" w:lineRule="auto"/>
        <w:rPr>
          <w:rFonts w:ascii="Times New Roman" w:hAnsi="Times New Roman" w:cs="Times New Roman"/>
          <w:b/>
          <w:bCs/>
          <w:sz w:val="24"/>
          <w:szCs w:val="24"/>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86409A">
      <w:pPr>
        <w:autoSpaceDE w:val="0"/>
        <w:autoSpaceDN w:val="0"/>
        <w:adjustRightInd w:val="0"/>
        <w:spacing w:after="0" w:line="240" w:lineRule="auto"/>
        <w:rPr>
          <w:rFonts w:ascii="Times New Roman" w:hAnsi="Times New Roman" w:cs="Times New Roman"/>
          <w:b/>
          <w:bCs/>
          <w:sz w:val="30"/>
          <w:szCs w:val="30"/>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86409A" w:rsidRDefault="0086409A"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044F06" w:rsidRDefault="00044F06" w:rsidP="00B0611A">
      <w:pPr>
        <w:autoSpaceDE w:val="0"/>
        <w:autoSpaceDN w:val="0"/>
        <w:adjustRightInd w:val="0"/>
        <w:spacing w:after="0" w:line="240" w:lineRule="auto"/>
        <w:jc w:val="center"/>
        <w:rPr>
          <w:rFonts w:ascii="Times New Roman" w:hAnsi="Times New Roman" w:cs="Times New Roman"/>
          <w:b/>
          <w:bCs/>
          <w:sz w:val="24"/>
          <w:szCs w:val="30"/>
          <w:u w:val="single"/>
          <w:lang w:bidi="ml-IN"/>
        </w:rPr>
      </w:pPr>
    </w:p>
    <w:p w:rsidR="00B0611A" w:rsidRPr="009C0CFA" w:rsidRDefault="0067668E" w:rsidP="0067668E">
      <w:pPr>
        <w:autoSpaceDE w:val="0"/>
        <w:autoSpaceDN w:val="0"/>
        <w:adjustRightInd w:val="0"/>
        <w:spacing w:after="0" w:line="240" w:lineRule="auto"/>
        <w:rPr>
          <w:rFonts w:ascii="Times New Roman" w:hAnsi="Times New Roman" w:cs="Times New Roman"/>
          <w:b/>
          <w:bCs/>
          <w:sz w:val="24"/>
          <w:szCs w:val="30"/>
          <w:u w:val="single"/>
          <w:lang w:bidi="ml-IN"/>
        </w:rPr>
      </w:pPr>
      <w:r>
        <w:rPr>
          <w:rFonts w:ascii="Times New Roman" w:hAnsi="Times New Roman" w:cs="Times New Roman"/>
          <w:b/>
          <w:bCs/>
          <w:sz w:val="24"/>
          <w:szCs w:val="30"/>
          <w:lang w:bidi="ml-IN"/>
        </w:rPr>
        <w:t xml:space="preserve">                     </w:t>
      </w:r>
      <w:r w:rsidR="00926648">
        <w:rPr>
          <w:rFonts w:ascii="Times New Roman" w:hAnsi="Times New Roman" w:cs="Times New Roman"/>
          <w:b/>
          <w:bCs/>
          <w:sz w:val="24"/>
          <w:szCs w:val="30"/>
          <w:lang w:bidi="ml-IN"/>
        </w:rPr>
        <w:t xml:space="preserve">   </w:t>
      </w:r>
      <w:r>
        <w:rPr>
          <w:rFonts w:ascii="Times New Roman" w:hAnsi="Times New Roman" w:cs="Times New Roman"/>
          <w:b/>
          <w:bCs/>
          <w:sz w:val="24"/>
          <w:szCs w:val="30"/>
          <w:lang w:bidi="ml-IN"/>
        </w:rPr>
        <w:t xml:space="preserve">      </w:t>
      </w:r>
      <w:r w:rsidR="00B0611A" w:rsidRPr="009C0CFA">
        <w:rPr>
          <w:rFonts w:ascii="Times New Roman" w:hAnsi="Times New Roman" w:cs="Times New Roman"/>
          <w:b/>
          <w:bCs/>
          <w:sz w:val="24"/>
          <w:szCs w:val="30"/>
          <w:u w:val="single"/>
          <w:lang w:bidi="ml-IN"/>
        </w:rPr>
        <w:t>CONCLUSION AND SCOPE OF THE PROJECT</w:t>
      </w:r>
    </w:p>
    <w:p w:rsidR="00B0611A" w:rsidRPr="009C0CFA" w:rsidRDefault="00B0611A" w:rsidP="00B0611A">
      <w:pPr>
        <w:autoSpaceDE w:val="0"/>
        <w:autoSpaceDN w:val="0"/>
        <w:adjustRightInd w:val="0"/>
        <w:spacing w:after="0" w:line="240" w:lineRule="auto"/>
        <w:rPr>
          <w:rFonts w:ascii="Times New Roman" w:hAnsi="Times New Roman" w:cs="Times New Roman"/>
          <w:szCs w:val="26"/>
          <w:lang w:bidi="ml-IN"/>
        </w:rPr>
      </w:pPr>
    </w:p>
    <w:p w:rsidR="000C0082"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
    <w:p w:rsidR="000C0082" w:rsidRDefault="000C0082" w:rsidP="000C0082">
      <w:pPr>
        <w:autoSpaceDE w:val="0"/>
        <w:autoSpaceDN w:val="0"/>
        <w:adjustRightInd w:val="0"/>
        <w:spacing w:after="0" w:line="360" w:lineRule="auto"/>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B0611A" w:rsidRPr="009C0CFA">
        <w:rPr>
          <w:rFonts w:ascii="Times New Roman" w:hAnsi="Times New Roman" w:cs="Times New Roman"/>
          <w:sz w:val="24"/>
          <w:szCs w:val="32"/>
          <w:lang w:bidi="ml-IN"/>
        </w:rPr>
        <w:t xml:space="preserve"> It gives me immense pleasure for having  completed my project</w:t>
      </w:r>
      <w:r>
        <w:rPr>
          <w:rFonts w:ascii="Times New Roman" w:hAnsi="Times New Roman" w:cs="Times New Roman"/>
          <w:sz w:val="24"/>
          <w:szCs w:val="32"/>
          <w:lang w:bidi="ml-IN"/>
        </w:rPr>
        <w:t xml:space="preserve"> </w:t>
      </w:r>
      <w:r w:rsidR="00B0611A" w:rsidRPr="009C0CFA">
        <w:rPr>
          <w:rFonts w:ascii="Times New Roman" w:hAnsi="Times New Roman" w:cs="Times New Roman"/>
          <w:sz w:val="24"/>
          <w:szCs w:val="32"/>
          <w:lang w:bidi="ml-IN"/>
        </w:rPr>
        <w:t>successfully. This project helped me to enhance my skill and I could also und</w:t>
      </w:r>
      <w:r>
        <w:rPr>
          <w:rFonts w:ascii="Times New Roman" w:hAnsi="Times New Roman" w:cs="Times New Roman"/>
          <w:sz w:val="24"/>
          <w:szCs w:val="32"/>
          <w:lang w:bidi="ml-IN"/>
        </w:rPr>
        <w:t>erstood how the microcontroller</w:t>
      </w:r>
    </w:p>
    <w:p w:rsidR="00B0611A" w:rsidRPr="009C0CFA" w:rsidRDefault="00B0611A" w:rsidP="000C0082">
      <w:pPr>
        <w:autoSpaceDE w:val="0"/>
        <w:autoSpaceDN w:val="0"/>
        <w:adjustRightInd w:val="0"/>
        <w:spacing w:after="0" w:line="360" w:lineRule="auto"/>
        <w:ind w:right="112"/>
        <w:rPr>
          <w:rFonts w:ascii="Times New Roman" w:hAnsi="Times New Roman" w:cs="Times New Roman"/>
          <w:sz w:val="24"/>
          <w:szCs w:val="32"/>
          <w:lang w:bidi="ml-IN"/>
        </w:rPr>
      </w:pPr>
      <w:r w:rsidRPr="009C0CFA">
        <w:rPr>
          <w:rFonts w:ascii="Times New Roman" w:hAnsi="Times New Roman" w:cs="Times New Roman"/>
          <w:sz w:val="24"/>
          <w:szCs w:val="32"/>
          <w:lang w:bidi="ml-IN"/>
        </w:rPr>
        <w:t>reduces the circuit and performs the</w:t>
      </w:r>
      <w:r w:rsidR="000C0082">
        <w:rPr>
          <w:rFonts w:ascii="Times New Roman" w:hAnsi="Times New Roman" w:cs="Times New Roman"/>
          <w:sz w:val="24"/>
          <w:szCs w:val="32"/>
          <w:lang w:bidi="ml-IN"/>
        </w:rPr>
        <w:t xml:space="preserve"> </w:t>
      </w:r>
      <w:r w:rsidRPr="009C0CFA">
        <w:rPr>
          <w:rFonts w:ascii="Times New Roman" w:hAnsi="Times New Roman" w:cs="Times New Roman"/>
          <w:sz w:val="24"/>
          <w:szCs w:val="32"/>
          <w:lang w:bidi="ml-IN"/>
        </w:rPr>
        <w:t xml:space="preserve">function accurately.Through  this project I have understood the applications of the microcontroller.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It  was my great opportunity to work on this project</w:t>
      </w:r>
      <w:r w:rsidR="000C0082">
        <w:rPr>
          <w:rFonts w:ascii="Times New Roman" w:hAnsi="Times New Roman" w:cs="Times New Roman"/>
          <w:sz w:val="24"/>
          <w:szCs w:val="32"/>
          <w:lang w:bidi="ml-IN"/>
        </w:rPr>
        <w:t xml:space="preserve"> </w:t>
      </w:r>
      <w:r w:rsidRPr="009C0CFA">
        <w:rPr>
          <w:rFonts w:ascii="Times New Roman" w:hAnsi="Times New Roman" w:cs="Times New Roman"/>
          <w:sz w:val="24"/>
          <w:szCs w:val="32"/>
          <w:lang w:bidi="ml-IN"/>
        </w:rPr>
        <w:t>“</w:t>
      </w:r>
      <w:r w:rsidR="000C0082">
        <w:rPr>
          <w:rFonts w:ascii="Times New Roman" w:hAnsi="Times New Roman" w:cs="Times New Roman"/>
          <w:sz w:val="24"/>
          <w:szCs w:val="32"/>
          <w:lang w:bidi="ml-IN"/>
        </w:rPr>
        <w:t>Monsoon Friendly Clothes-Line</w:t>
      </w:r>
      <w:r w:rsidRPr="009C0CFA">
        <w:rPr>
          <w:rFonts w:ascii="Times New Roman" w:hAnsi="Times New Roman" w:cs="Times New Roman"/>
          <w:sz w:val="24"/>
          <w:szCs w:val="32"/>
          <w:lang w:bidi="ml-IN"/>
        </w:rPr>
        <w:t>”. Through this project I have learnt the P.C.B. designing, layout preparation, burning of the microcontroller, tinning. It am satisfied because I have learnt something new from the</w:t>
      </w:r>
    </w:p>
    <w:p w:rsidR="00B0611A" w:rsidRPr="009C0CFA" w:rsidRDefault="00B0611A" w:rsidP="000C0082">
      <w:pPr>
        <w:pStyle w:val="Default"/>
        <w:spacing w:line="360" w:lineRule="auto"/>
        <w:rPr>
          <w:rFonts w:ascii="Times New Roman" w:hAnsi="Times New Roman" w:cs="Times New Roman"/>
          <w:szCs w:val="32"/>
        </w:rPr>
      </w:pPr>
      <w:r w:rsidRPr="009C0CFA">
        <w:rPr>
          <w:rFonts w:ascii="Times New Roman" w:hAnsi="Times New Roman" w:cs="Times New Roman"/>
          <w:szCs w:val="32"/>
        </w:rPr>
        <w:t xml:space="preserve">project which will surely help me in my technical life. </w:t>
      </w:r>
    </w:p>
    <w:p w:rsidR="00B0611A" w:rsidRPr="009C0CFA" w:rsidRDefault="00B0611A" w:rsidP="000C0082">
      <w:pPr>
        <w:pStyle w:val="Default"/>
        <w:spacing w:line="360" w:lineRule="auto"/>
        <w:rPr>
          <w:rFonts w:ascii="Times New Roman" w:hAnsi="Times New Roman" w:cs="Times New Roman"/>
          <w:szCs w:val="32"/>
        </w:rPr>
      </w:pPr>
      <w:r w:rsidRPr="009C0CFA">
        <w:rPr>
          <w:rFonts w:ascii="Times New Roman" w:hAnsi="Times New Roman" w:cs="Times New Roman"/>
          <w:szCs w:val="32"/>
        </w:rPr>
        <w:t xml:space="preserve">        The main advantage of our cloth retrieval system is that it will reduce our work and save our time. It is compatible with climate changes as the sensors are used. As the device is simple it can be used by any kind of user. This prototype is less expensive.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 think my efforts may lead to new innovation in extending this project.I have prepared this report so that one can easily understand the project and if anyone wants to extend it can easily do so. </w:t>
      </w:r>
    </w:p>
    <w:p w:rsidR="0067668E"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Further developments on the project include:</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Using GSM module, messages about the status of the device could be sent to the  user’s mobile.</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The dry time of the clothes could be set up using push buttons and it would automatically retrieve in the clothes using DC motor when the dry time is finished. </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 xml:space="preserve">The shed used to store the clothes could also be used for rain water harvesting. </w:t>
      </w:r>
    </w:p>
    <w:p w:rsidR="00B0611A" w:rsidRPr="009C0CFA" w:rsidRDefault="00B0611A" w:rsidP="000C0082">
      <w:pPr>
        <w:numPr>
          <w:ilvl w:val="0"/>
          <w:numId w:val="7"/>
        </w:numPr>
        <w:spacing w:line="360" w:lineRule="auto"/>
        <w:rPr>
          <w:rFonts w:ascii="Times New Roman" w:hAnsi="Times New Roman" w:cs="Times New Roman"/>
          <w:sz w:val="24"/>
          <w:szCs w:val="32"/>
        </w:rPr>
      </w:pPr>
      <w:r w:rsidRPr="009C0CFA">
        <w:rPr>
          <w:rFonts w:ascii="Times New Roman" w:hAnsi="Times New Roman" w:cs="Times New Roman"/>
          <w:sz w:val="24"/>
          <w:szCs w:val="32"/>
        </w:rPr>
        <w:t>The shed can be covered with solar panels for power purposes.</w:t>
      </w:r>
      <w:r w:rsidRPr="009C0CFA">
        <w:rPr>
          <w:rFonts w:ascii="Times New Roman" w:hAnsi="Times New Roman" w:cs="Times New Roman"/>
          <w:sz w:val="24"/>
          <w:szCs w:val="32"/>
          <w:lang w:val="en-IN"/>
        </w:rPr>
        <w:t xml:space="preserve">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I could also realize how theoretical knowledge could  be used to make a new project and also how to utilize our potential for new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innovations. I clearly understood the difference between the theoretical knowledge and the practical knowledge while doing this project. </w:t>
      </w:r>
    </w:p>
    <w:p w:rsidR="000C0082"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w:t>
      </w:r>
    </w:p>
    <w:p w:rsidR="000C0082" w:rsidRDefault="000C0082" w:rsidP="000C0082">
      <w:pPr>
        <w:autoSpaceDE w:val="0"/>
        <w:autoSpaceDN w:val="0"/>
        <w:adjustRightInd w:val="0"/>
        <w:spacing w:after="0" w:line="360" w:lineRule="auto"/>
        <w:rPr>
          <w:rFonts w:ascii="Times New Roman" w:hAnsi="Times New Roman" w:cs="Times New Roman"/>
          <w:sz w:val="24"/>
          <w:szCs w:val="32"/>
          <w:lang w:bidi="ml-IN"/>
        </w:rPr>
      </w:pPr>
    </w:p>
    <w:p w:rsidR="000C0082" w:rsidRDefault="000C0082" w:rsidP="000C0082">
      <w:pPr>
        <w:autoSpaceDE w:val="0"/>
        <w:autoSpaceDN w:val="0"/>
        <w:adjustRightInd w:val="0"/>
        <w:spacing w:after="0" w:line="360" w:lineRule="auto"/>
        <w:rPr>
          <w:rFonts w:ascii="Times New Roman" w:hAnsi="Times New Roman" w:cs="Times New Roman"/>
          <w:sz w:val="24"/>
          <w:szCs w:val="32"/>
          <w:lang w:bidi="ml-IN"/>
        </w:rPr>
      </w:pPr>
      <w:r>
        <w:rPr>
          <w:rFonts w:ascii="Times New Roman" w:hAnsi="Times New Roman" w:cs="Times New Roman"/>
          <w:sz w:val="24"/>
          <w:szCs w:val="32"/>
          <w:lang w:bidi="ml-IN"/>
        </w:rPr>
        <w:t xml:space="preserve">     </w:t>
      </w:r>
      <w:r w:rsidR="00B0611A" w:rsidRPr="009C0CFA">
        <w:rPr>
          <w:rFonts w:ascii="Times New Roman" w:hAnsi="Times New Roman" w:cs="Times New Roman"/>
          <w:sz w:val="24"/>
          <w:szCs w:val="32"/>
          <w:lang w:bidi="ml-IN"/>
        </w:rPr>
        <w:t xml:space="preserve">    In making this project I found a few problems related to the component availability. I have found the substitute to every component which has the same operation and working.This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helped  me to know different types of components. I learnt how components are classified according to the performance. I also went through the specifications of the components. I also noticed that different companies manufacture the same component  with a different name and the serial number. </w:t>
      </w:r>
    </w:p>
    <w:p w:rsidR="00B0611A" w:rsidRPr="009C0CFA" w:rsidRDefault="00B0611A" w:rsidP="000C0082">
      <w:pPr>
        <w:autoSpaceDE w:val="0"/>
        <w:autoSpaceDN w:val="0"/>
        <w:adjustRightInd w:val="0"/>
        <w:spacing w:after="0" w:line="360" w:lineRule="auto"/>
        <w:rPr>
          <w:rFonts w:ascii="Times New Roman" w:hAnsi="Times New Roman" w:cs="Times New Roman"/>
          <w:sz w:val="24"/>
          <w:szCs w:val="32"/>
          <w:lang w:bidi="ml-IN"/>
        </w:rPr>
      </w:pPr>
      <w:r w:rsidRPr="009C0CFA">
        <w:rPr>
          <w:rFonts w:ascii="Times New Roman" w:hAnsi="Times New Roman" w:cs="Times New Roman"/>
          <w:sz w:val="24"/>
          <w:szCs w:val="32"/>
          <w:lang w:bidi="ml-IN"/>
        </w:rPr>
        <w:t xml:space="preserve">       Finally, I would like to say that my concept can be utilized in the</w:t>
      </w:r>
      <w:r w:rsidR="000C0082">
        <w:rPr>
          <w:rFonts w:ascii="Times New Roman" w:hAnsi="Times New Roman" w:cs="Times New Roman"/>
          <w:sz w:val="24"/>
          <w:szCs w:val="32"/>
          <w:lang w:bidi="ml-IN"/>
        </w:rPr>
        <w:t xml:space="preserve"> </w:t>
      </w:r>
      <w:r w:rsidRPr="009C0CFA">
        <w:rPr>
          <w:rFonts w:ascii="Times New Roman" w:hAnsi="Times New Roman" w:cs="Times New Roman"/>
          <w:sz w:val="24"/>
          <w:szCs w:val="32"/>
          <w:lang w:bidi="ml-IN"/>
        </w:rPr>
        <w:t>manufacturing of the low cost, easy to use</w:t>
      </w:r>
      <w:r w:rsidR="000C0082">
        <w:rPr>
          <w:rFonts w:ascii="Times New Roman" w:hAnsi="Times New Roman" w:cs="Times New Roman"/>
          <w:sz w:val="24"/>
          <w:szCs w:val="32"/>
          <w:lang w:bidi="ml-IN"/>
        </w:rPr>
        <w:t xml:space="preserve"> Monsoon Friendly Clothes-Line</w:t>
      </w:r>
      <w:r w:rsidRPr="009C0CFA">
        <w:rPr>
          <w:rFonts w:ascii="Times New Roman" w:hAnsi="Times New Roman" w:cs="Times New Roman"/>
          <w:sz w:val="24"/>
          <w:szCs w:val="32"/>
          <w:lang w:bidi="ml-IN"/>
        </w:rPr>
        <w:t>.</w:t>
      </w:r>
    </w:p>
    <w:p w:rsidR="00B0611A" w:rsidRPr="009C0CFA" w:rsidRDefault="00B0611A" w:rsidP="000C0082">
      <w:pPr>
        <w:spacing w:line="360" w:lineRule="auto"/>
        <w:rPr>
          <w:sz w:val="20"/>
          <w:szCs w:val="24"/>
          <w:u w:val="single"/>
        </w:rPr>
      </w:pPr>
    </w:p>
    <w:p w:rsidR="00A940CC" w:rsidRPr="009C0CFA" w:rsidRDefault="00A940CC" w:rsidP="000C0082">
      <w:pPr>
        <w:spacing w:line="240" w:lineRule="auto"/>
        <w:rPr>
          <w:rFonts w:ascii="Times New Roman" w:eastAsia="Times New Roman" w:hAnsi="Times New Roman" w:cs="Times New Roman"/>
          <w:b/>
          <w:bCs/>
          <w:color w:val="000000"/>
          <w:szCs w:val="28"/>
          <w:u w:val="single"/>
        </w:rPr>
      </w:pPr>
    </w:p>
    <w:p w:rsidR="00A940CC" w:rsidRPr="009C0CFA" w:rsidRDefault="00A940CC" w:rsidP="000C0082">
      <w:pPr>
        <w:spacing w:line="240" w:lineRule="auto"/>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Pr="009C0CFA" w:rsidRDefault="009C0CFA" w:rsidP="004653EB">
      <w:pPr>
        <w:spacing w:line="240" w:lineRule="auto"/>
        <w:jc w:val="center"/>
        <w:rPr>
          <w:rFonts w:ascii="Times New Roman" w:eastAsia="Times New Roman" w:hAnsi="Times New Roman" w:cs="Times New Roman"/>
          <w:b/>
          <w:bCs/>
          <w:color w:val="000000"/>
          <w:szCs w:val="28"/>
          <w:u w:val="single"/>
        </w:rPr>
      </w:pPr>
    </w:p>
    <w:p w:rsidR="00A940CC" w:rsidRPr="0067668E" w:rsidRDefault="0067668E" w:rsidP="0067668E">
      <w:pPr>
        <w:spacing w:line="240" w:lineRule="auto"/>
        <w:rPr>
          <w:rFonts w:ascii="Times New Roman" w:eastAsia="Times New Roman" w:hAnsi="Times New Roman" w:cs="Times New Roman"/>
          <w:b/>
          <w:bCs/>
          <w:color w:val="000000"/>
          <w:sz w:val="28"/>
          <w:szCs w:val="36"/>
          <w:u w:val="single"/>
        </w:rPr>
      </w:pPr>
      <w:r w:rsidRPr="0067668E">
        <w:rPr>
          <w:rFonts w:ascii="Times New Roman" w:eastAsia="Times New Roman" w:hAnsi="Times New Roman" w:cs="Times New Roman"/>
          <w:b/>
          <w:bCs/>
          <w:color w:val="000000"/>
          <w:szCs w:val="28"/>
        </w:rPr>
        <w:t xml:space="preserve">                                                                </w:t>
      </w:r>
      <w:r w:rsidR="004A079C" w:rsidRPr="0067668E">
        <w:rPr>
          <w:rFonts w:ascii="Times New Roman" w:eastAsia="Times New Roman" w:hAnsi="Times New Roman" w:cs="Times New Roman"/>
          <w:b/>
          <w:bCs/>
          <w:color w:val="000000"/>
          <w:sz w:val="28"/>
          <w:szCs w:val="36"/>
          <w:u w:val="single"/>
        </w:rPr>
        <w:t xml:space="preserve">REFERENCES </w:t>
      </w:r>
    </w:p>
    <w:p w:rsidR="004A079C" w:rsidRPr="009C0CFA" w:rsidRDefault="004A079C" w:rsidP="004A079C">
      <w:pPr>
        <w:spacing w:line="240" w:lineRule="auto"/>
        <w:rPr>
          <w:rFonts w:ascii="Times New Roman" w:eastAsia="Times New Roman" w:hAnsi="Times New Roman" w:cs="Times New Roman"/>
          <w:bCs/>
          <w:color w:val="000000"/>
          <w:sz w:val="24"/>
          <w:szCs w:val="28"/>
          <w:u w:val="single"/>
        </w:rPr>
      </w:pPr>
    </w:p>
    <w:p w:rsidR="004A079C"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6" w:history="1">
        <w:r w:rsidR="004A079C" w:rsidRPr="009C0CFA">
          <w:rPr>
            <w:rStyle w:val="Hyperlink"/>
            <w:rFonts w:ascii="Times New Roman" w:eastAsia="Times New Roman" w:hAnsi="Times New Roman" w:cs="Times New Roman"/>
            <w:bCs/>
            <w:sz w:val="24"/>
            <w:szCs w:val="28"/>
            <w:u w:val="none"/>
          </w:rPr>
          <w:t>www.microchip.com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7" w:history="1">
        <w:r w:rsidR="004A079C" w:rsidRPr="009C0CFA">
          <w:rPr>
            <w:rStyle w:val="Hyperlink"/>
            <w:rFonts w:ascii="Times New Roman" w:eastAsia="Times New Roman" w:hAnsi="Times New Roman" w:cs="Times New Roman"/>
            <w:bCs/>
            <w:sz w:val="24"/>
            <w:szCs w:val="28"/>
            <w:u w:val="none"/>
          </w:rPr>
          <w:t>www.microcontrollerslab.com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8" w:history="1">
        <w:r w:rsidR="004A079C" w:rsidRPr="009C0CFA">
          <w:rPr>
            <w:rStyle w:val="Hyperlink"/>
            <w:rFonts w:ascii="Times New Roman" w:eastAsia="Times New Roman" w:hAnsi="Times New Roman" w:cs="Times New Roman"/>
            <w:bCs/>
            <w:sz w:val="24"/>
            <w:szCs w:val="28"/>
            <w:u w:val="none"/>
          </w:rPr>
          <w:t>www.circuitstoday.com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29" w:history="1">
        <w:r w:rsidR="004A079C" w:rsidRPr="009C0CFA">
          <w:rPr>
            <w:rStyle w:val="Hyperlink"/>
            <w:rFonts w:ascii="Times New Roman" w:eastAsia="Times New Roman" w:hAnsi="Times New Roman" w:cs="Times New Roman"/>
            <w:bCs/>
            <w:sz w:val="24"/>
            <w:szCs w:val="28"/>
            <w:u w:val="none"/>
          </w:rPr>
          <w:t>www.electronicshub.com</w:t>
        </w:r>
      </w:hyperlink>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0" w:history="1">
        <w:r w:rsidR="004A079C" w:rsidRPr="009C0CFA">
          <w:rPr>
            <w:rStyle w:val="Hyperlink"/>
            <w:rFonts w:ascii="Times New Roman" w:eastAsia="Times New Roman" w:hAnsi="Times New Roman" w:cs="Times New Roman"/>
            <w:bCs/>
            <w:sz w:val="24"/>
            <w:szCs w:val="28"/>
            <w:u w:val="none"/>
          </w:rPr>
          <w:t>www.instructables.com</w:t>
        </w:r>
      </w:hyperlink>
      <w:r w:rsidR="004A079C" w:rsidRPr="009C0CFA">
        <w:rPr>
          <w:rFonts w:ascii="Times New Roman" w:eastAsia="Times New Roman" w:hAnsi="Times New Roman" w:cs="Times New Roman"/>
          <w:bCs/>
          <w:color w:val="000000"/>
          <w:sz w:val="24"/>
          <w:szCs w:val="28"/>
        </w:rPr>
        <w:t xml:space="preserve"> </w:t>
      </w:r>
    </w:p>
    <w:p w:rsidR="004A079C" w:rsidRPr="009C0CFA" w:rsidRDefault="004A079C" w:rsidP="004A079C">
      <w:pPr>
        <w:pStyle w:val="ListParagraph"/>
        <w:spacing w:line="240" w:lineRule="auto"/>
        <w:rPr>
          <w:rFonts w:ascii="Times New Roman" w:eastAsia="Times New Roman" w:hAnsi="Times New Roman" w:cs="Times New Roman"/>
          <w:bCs/>
          <w:color w:val="000000"/>
          <w:sz w:val="24"/>
          <w:szCs w:val="28"/>
        </w:rPr>
      </w:pPr>
    </w:p>
    <w:p w:rsidR="004A079C"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1" w:history="1">
        <w:r w:rsidR="004A079C" w:rsidRPr="009C0CFA">
          <w:rPr>
            <w:rStyle w:val="Hyperlink"/>
            <w:rFonts w:ascii="Times New Roman" w:eastAsia="Times New Roman" w:hAnsi="Times New Roman" w:cs="Times New Roman"/>
            <w:bCs/>
            <w:sz w:val="24"/>
            <w:szCs w:val="28"/>
            <w:u w:val="none"/>
          </w:rPr>
          <w:t>www.learningaboutelectronics.com</w:t>
        </w:r>
      </w:hyperlink>
    </w:p>
    <w:p w:rsidR="003E7FD9" w:rsidRPr="009C0CFA" w:rsidRDefault="003E7FD9" w:rsidP="003E7FD9">
      <w:pPr>
        <w:pStyle w:val="ListParagraph"/>
        <w:rPr>
          <w:rFonts w:ascii="Times New Roman" w:eastAsia="Times New Roman" w:hAnsi="Times New Roman" w:cs="Times New Roman"/>
          <w:bCs/>
          <w:color w:val="000000"/>
          <w:sz w:val="24"/>
          <w:szCs w:val="28"/>
        </w:rPr>
      </w:pPr>
    </w:p>
    <w:p w:rsidR="003E7FD9"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2" w:history="1">
        <w:r w:rsidR="003E7FD9" w:rsidRPr="009C0CFA">
          <w:rPr>
            <w:rStyle w:val="Hyperlink"/>
            <w:rFonts w:ascii="Times New Roman" w:eastAsia="Times New Roman" w:hAnsi="Times New Roman" w:cs="Times New Roman"/>
            <w:bCs/>
            <w:sz w:val="24"/>
            <w:szCs w:val="28"/>
            <w:u w:val="none"/>
          </w:rPr>
          <w:t>www.ianstedman.co.uk</w:t>
        </w:r>
      </w:hyperlink>
    </w:p>
    <w:p w:rsidR="003E7FD9" w:rsidRPr="009C0CFA" w:rsidRDefault="003E7FD9" w:rsidP="003E7FD9">
      <w:pPr>
        <w:pStyle w:val="ListParagraph"/>
        <w:rPr>
          <w:rFonts w:ascii="Times New Roman" w:eastAsia="Times New Roman" w:hAnsi="Times New Roman" w:cs="Times New Roman"/>
          <w:bCs/>
          <w:color w:val="000000"/>
          <w:sz w:val="24"/>
          <w:szCs w:val="28"/>
        </w:rPr>
      </w:pPr>
    </w:p>
    <w:p w:rsidR="003E7FD9" w:rsidRPr="009C0CFA" w:rsidRDefault="009D7739" w:rsidP="004A079C">
      <w:pPr>
        <w:pStyle w:val="ListParagraph"/>
        <w:numPr>
          <w:ilvl w:val="0"/>
          <w:numId w:val="18"/>
        </w:numPr>
        <w:spacing w:line="240" w:lineRule="auto"/>
        <w:rPr>
          <w:rFonts w:ascii="Times New Roman" w:eastAsia="Times New Roman" w:hAnsi="Times New Roman" w:cs="Times New Roman"/>
          <w:bCs/>
          <w:color w:val="000000"/>
          <w:sz w:val="24"/>
          <w:szCs w:val="28"/>
        </w:rPr>
      </w:pPr>
      <w:hyperlink r:id="rId33" w:history="1">
        <w:r w:rsidR="002C4779" w:rsidRPr="009C0CFA">
          <w:rPr>
            <w:rStyle w:val="Hyperlink"/>
            <w:rFonts w:ascii="Times New Roman" w:eastAsia="Times New Roman" w:hAnsi="Times New Roman" w:cs="Times New Roman"/>
            <w:bCs/>
            <w:sz w:val="24"/>
            <w:szCs w:val="28"/>
            <w:u w:val="none"/>
          </w:rPr>
          <w:t>www.google.images.com</w:t>
        </w:r>
      </w:hyperlink>
      <w:r w:rsidR="002C4779" w:rsidRPr="009C0CFA">
        <w:rPr>
          <w:rFonts w:ascii="Times New Roman" w:eastAsia="Times New Roman" w:hAnsi="Times New Roman" w:cs="Times New Roman"/>
          <w:bCs/>
          <w:color w:val="000000"/>
          <w:sz w:val="24"/>
          <w:szCs w:val="28"/>
        </w:rPr>
        <w:t xml:space="preserve"> </w:t>
      </w:r>
    </w:p>
    <w:p w:rsidR="004A079C" w:rsidRPr="009C0CFA" w:rsidRDefault="004A079C" w:rsidP="004A079C">
      <w:pPr>
        <w:pStyle w:val="ListParagraph"/>
        <w:spacing w:line="240" w:lineRule="auto"/>
        <w:rPr>
          <w:rFonts w:ascii="Times New Roman" w:eastAsia="Times New Roman" w:hAnsi="Times New Roman" w:cs="Times New Roman"/>
          <w:bCs/>
          <w:color w:val="000000"/>
          <w:szCs w:val="28"/>
        </w:rPr>
      </w:pPr>
    </w:p>
    <w:p w:rsidR="004A079C" w:rsidRPr="009C0CFA" w:rsidRDefault="004A079C" w:rsidP="004A079C">
      <w:pPr>
        <w:spacing w:line="240" w:lineRule="auto"/>
        <w:rPr>
          <w:rFonts w:ascii="Times New Roman" w:eastAsia="Times New Roman" w:hAnsi="Times New Roman" w:cs="Times New Roman"/>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Pr="009C0CFA" w:rsidRDefault="00A940CC" w:rsidP="004653EB">
      <w:pPr>
        <w:spacing w:line="240" w:lineRule="auto"/>
        <w:jc w:val="center"/>
        <w:rPr>
          <w:rFonts w:ascii="Times New Roman" w:eastAsia="Times New Roman" w:hAnsi="Times New Roman" w:cs="Times New Roman"/>
          <w:b/>
          <w:bCs/>
          <w:color w:val="000000"/>
          <w:szCs w:val="28"/>
          <w:u w:val="single"/>
        </w:rPr>
      </w:pPr>
    </w:p>
    <w:p w:rsidR="00A940CC" w:rsidRDefault="00A940CC"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Default="009C0CFA" w:rsidP="004653EB">
      <w:pPr>
        <w:spacing w:line="240" w:lineRule="auto"/>
        <w:jc w:val="center"/>
        <w:rPr>
          <w:rFonts w:ascii="Times New Roman" w:eastAsia="Times New Roman" w:hAnsi="Times New Roman" w:cs="Times New Roman"/>
          <w:b/>
          <w:bCs/>
          <w:color w:val="000000"/>
          <w:szCs w:val="28"/>
          <w:u w:val="single"/>
        </w:rPr>
      </w:pPr>
    </w:p>
    <w:p w:rsidR="009C0CFA" w:rsidRPr="009C0CFA" w:rsidRDefault="009C0CFA" w:rsidP="004653EB">
      <w:pPr>
        <w:spacing w:line="240" w:lineRule="auto"/>
        <w:jc w:val="center"/>
        <w:rPr>
          <w:rFonts w:ascii="Times New Roman" w:eastAsia="Times New Roman" w:hAnsi="Times New Roman" w:cs="Times New Roman"/>
          <w:b/>
          <w:bCs/>
          <w:color w:val="000000"/>
          <w:szCs w:val="28"/>
          <w:u w:val="single"/>
        </w:rPr>
      </w:pPr>
    </w:p>
    <w:p w:rsidR="004653EB" w:rsidRPr="009C0CFA" w:rsidRDefault="004653EB" w:rsidP="004A079C">
      <w:pPr>
        <w:spacing w:line="240" w:lineRule="auto"/>
        <w:rPr>
          <w:rFonts w:ascii="Times New Roman" w:eastAsia="Times New Roman" w:hAnsi="Times New Roman" w:cs="Times New Roman"/>
          <w:b/>
          <w:bCs/>
          <w:color w:val="000000"/>
          <w:szCs w:val="28"/>
          <w:u w:val="single"/>
        </w:rPr>
      </w:pPr>
    </w:p>
    <w:p w:rsidR="004653EB" w:rsidRPr="009C0CFA" w:rsidRDefault="00381BAD" w:rsidP="00381BAD">
      <w:pPr>
        <w:spacing w:line="240" w:lineRule="auto"/>
        <w:rPr>
          <w:rFonts w:ascii="Times New Roman" w:eastAsia="Times New Roman" w:hAnsi="Times New Roman" w:cs="Times New Roman"/>
          <w:b/>
          <w:bCs/>
          <w:color w:val="000000"/>
          <w:sz w:val="28"/>
          <w:szCs w:val="36"/>
          <w:u w:val="single"/>
        </w:rPr>
      </w:pPr>
      <w:r>
        <w:rPr>
          <w:rFonts w:ascii="Times New Roman" w:eastAsia="Times New Roman" w:hAnsi="Times New Roman" w:cs="Times New Roman"/>
          <w:b/>
          <w:bCs/>
          <w:color w:val="000000"/>
          <w:sz w:val="28"/>
          <w:szCs w:val="36"/>
        </w:rPr>
        <w:t xml:space="preserve">                                               </w:t>
      </w:r>
      <w:r w:rsidR="004A079C" w:rsidRPr="009C0CFA">
        <w:rPr>
          <w:rFonts w:ascii="Times New Roman" w:eastAsia="Times New Roman" w:hAnsi="Times New Roman" w:cs="Times New Roman"/>
          <w:b/>
          <w:bCs/>
          <w:color w:val="000000"/>
          <w:sz w:val="28"/>
          <w:szCs w:val="36"/>
          <w:u w:val="single"/>
        </w:rPr>
        <w:t>AP</w:t>
      </w:r>
      <w:r>
        <w:rPr>
          <w:rFonts w:ascii="Times New Roman" w:eastAsia="Times New Roman" w:hAnsi="Times New Roman" w:cs="Times New Roman"/>
          <w:b/>
          <w:bCs/>
          <w:color w:val="000000"/>
          <w:sz w:val="28"/>
          <w:szCs w:val="36"/>
          <w:u w:val="single"/>
        </w:rPr>
        <w:t>P</w:t>
      </w:r>
      <w:r w:rsidR="004A079C" w:rsidRPr="009C0CFA">
        <w:rPr>
          <w:rFonts w:ascii="Times New Roman" w:eastAsia="Times New Roman" w:hAnsi="Times New Roman" w:cs="Times New Roman"/>
          <w:b/>
          <w:bCs/>
          <w:color w:val="000000"/>
          <w:sz w:val="28"/>
          <w:szCs w:val="36"/>
          <w:u w:val="single"/>
        </w:rPr>
        <w:t xml:space="preserve">ENDIX </w:t>
      </w:r>
      <w:r>
        <w:rPr>
          <w:rFonts w:ascii="Times New Roman" w:eastAsia="Times New Roman" w:hAnsi="Times New Roman" w:cs="Times New Roman"/>
          <w:b/>
          <w:bCs/>
          <w:color w:val="000000"/>
          <w:sz w:val="28"/>
          <w:szCs w:val="36"/>
          <w:u w:val="single"/>
        </w:rPr>
        <w:t xml:space="preserve"> </w:t>
      </w:r>
      <w:r w:rsidR="004A079C" w:rsidRPr="009C0CFA">
        <w:rPr>
          <w:rFonts w:ascii="Times New Roman" w:eastAsia="Times New Roman" w:hAnsi="Times New Roman" w:cs="Times New Roman"/>
          <w:b/>
          <w:bCs/>
          <w:color w:val="000000"/>
          <w:sz w:val="28"/>
          <w:szCs w:val="36"/>
          <w:u w:val="single"/>
        </w:rPr>
        <w:t>I</w:t>
      </w:r>
    </w:p>
    <w:p w:rsidR="007E53C3" w:rsidRDefault="007E53C3" w:rsidP="00B335DD">
      <w:pPr>
        <w:spacing w:line="360" w:lineRule="auto"/>
        <w:ind w:right="274"/>
        <w:rPr>
          <w:rFonts w:ascii="Times New Roman" w:hAnsi="Times New Roman" w:cs="Times New Roman"/>
          <w:b/>
          <w:color w:val="000000"/>
          <w:sz w:val="24"/>
          <w:szCs w:val="24"/>
          <w:u w:val="single"/>
        </w:rPr>
      </w:pPr>
    </w:p>
    <w:p w:rsidR="00B335DD" w:rsidRDefault="004A079C" w:rsidP="00B335DD">
      <w:pPr>
        <w:spacing w:line="360" w:lineRule="auto"/>
        <w:ind w:right="274"/>
        <w:rPr>
          <w:rFonts w:ascii="Times New Roman" w:hAnsi="Times New Roman" w:cs="Times New Roman"/>
          <w:color w:val="000000"/>
          <w:sz w:val="24"/>
          <w:szCs w:val="24"/>
          <w:u w:val="single"/>
        </w:rPr>
      </w:pPr>
      <w:r w:rsidRPr="00B335DD">
        <w:rPr>
          <w:rFonts w:ascii="Times New Roman" w:hAnsi="Times New Roman" w:cs="Times New Roman"/>
          <w:b/>
          <w:color w:val="000000"/>
          <w:sz w:val="24"/>
          <w:szCs w:val="24"/>
          <w:u w:val="single"/>
        </w:rPr>
        <w:t>List of figure</w:t>
      </w:r>
      <w:r w:rsidR="00E63330" w:rsidRPr="00B335DD">
        <w:rPr>
          <w:rFonts w:ascii="Times New Roman" w:hAnsi="Times New Roman" w:cs="Times New Roman"/>
          <w:color w:val="000000"/>
          <w:sz w:val="24"/>
          <w:szCs w:val="24"/>
          <w:u w:val="single"/>
        </w:rPr>
        <w:t>s</w:t>
      </w:r>
    </w:p>
    <w:p w:rsidR="00E63330" w:rsidRPr="00B335DD" w:rsidRDefault="004A079C" w:rsidP="007E53C3">
      <w:pPr>
        <w:pStyle w:val="ListParagraph"/>
        <w:numPr>
          <w:ilvl w:val="0"/>
          <w:numId w:val="33"/>
        </w:numPr>
        <w:spacing w:line="360" w:lineRule="auto"/>
        <w:ind w:right="274"/>
        <w:rPr>
          <w:rFonts w:ascii="Times New Roman" w:hAnsi="Times New Roman" w:cs="Times New Roman"/>
          <w:b/>
          <w:color w:val="000000"/>
          <w:sz w:val="24"/>
          <w:szCs w:val="24"/>
        </w:rPr>
      </w:pPr>
      <w:r w:rsidRPr="00B335DD">
        <w:rPr>
          <w:rFonts w:ascii="Times New Roman" w:hAnsi="Times New Roman" w:cs="Times New Roman"/>
          <w:b/>
          <w:color w:val="000000"/>
          <w:sz w:val="24"/>
          <w:szCs w:val="24"/>
        </w:rPr>
        <w:t>Block diagrams</w:t>
      </w:r>
      <w:r w:rsidR="00834D9C">
        <w:rPr>
          <w:rFonts w:ascii="Times New Roman" w:hAnsi="Times New Roman" w:cs="Times New Roman"/>
          <w:b/>
          <w:color w:val="000000"/>
          <w:sz w:val="24"/>
          <w:szCs w:val="24"/>
        </w:rPr>
        <w:t xml:space="preserve"> </w:t>
      </w:r>
      <w:r w:rsidRPr="00B335DD">
        <w:rPr>
          <w:rFonts w:ascii="Times New Roman" w:hAnsi="Times New Roman" w:cs="Times New Roman"/>
          <w:color w:val="000000"/>
          <w:sz w:val="24"/>
          <w:szCs w:val="24"/>
        </w:rPr>
        <w:br/>
        <w:t xml:space="preserve">Device </w:t>
      </w:r>
      <w:r w:rsidR="00B335DD">
        <w:rPr>
          <w:rFonts w:ascii="Times New Roman" w:hAnsi="Times New Roman" w:cs="Times New Roman"/>
          <w:color w:val="000000"/>
          <w:sz w:val="24"/>
          <w:szCs w:val="24"/>
        </w:rPr>
        <w:t xml:space="preserve"> block d</w:t>
      </w:r>
      <w:r w:rsidRPr="00B335DD">
        <w:rPr>
          <w:rFonts w:ascii="Times New Roman" w:hAnsi="Times New Roman" w:cs="Times New Roman"/>
          <w:color w:val="000000"/>
          <w:sz w:val="24"/>
          <w:szCs w:val="24"/>
        </w:rPr>
        <w:t xml:space="preserve">iagram     </w:t>
      </w:r>
      <w:r w:rsidR="00834D9C">
        <w:rPr>
          <w:rFonts w:ascii="Times New Roman" w:hAnsi="Times New Roman" w:cs="Times New Roman"/>
          <w:color w:val="000000"/>
          <w:sz w:val="24"/>
          <w:szCs w:val="24"/>
        </w:rPr>
        <w:t xml:space="preserve">                        </w:t>
      </w:r>
      <w:r w:rsidR="0033569F" w:rsidRPr="00B335DD">
        <w:rPr>
          <w:rFonts w:ascii="Times New Roman" w:hAnsi="Times New Roman" w:cs="Times New Roman"/>
          <w:color w:val="000000"/>
          <w:sz w:val="24"/>
          <w:szCs w:val="24"/>
        </w:rPr>
        <w:t xml:space="preserve">  :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Pr="00B335DD">
        <w:rPr>
          <w:rFonts w:ascii="Times New Roman" w:hAnsi="Times New Roman" w:cs="Times New Roman"/>
          <w:color w:val="000000"/>
          <w:sz w:val="24"/>
          <w:szCs w:val="24"/>
        </w:rPr>
        <w:t xml:space="preserve"> Page-4</w:t>
      </w:r>
    </w:p>
    <w:p w:rsidR="00E63330"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PIC16F877</w:t>
      </w:r>
      <w:r>
        <w:rPr>
          <w:rFonts w:ascii="Times New Roman" w:hAnsi="Times New Roman" w:cs="Times New Roman"/>
          <w:color w:val="000000"/>
          <w:sz w:val="24"/>
          <w:szCs w:val="24"/>
        </w:rPr>
        <w:t>A block diagram</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Page-18</w:t>
      </w:r>
    </w:p>
    <w:p w:rsidR="00E63330"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LM7805</w:t>
      </w:r>
      <w:r>
        <w:rPr>
          <w:rFonts w:ascii="Times New Roman" w:hAnsi="Times New Roman" w:cs="Times New Roman"/>
          <w:color w:val="000000"/>
          <w:sz w:val="24"/>
          <w:szCs w:val="24"/>
        </w:rPr>
        <w:t xml:space="preserve"> internal blo</w:t>
      </w:r>
      <w:r w:rsidR="00834D9C">
        <w:rPr>
          <w:rFonts w:ascii="Times New Roman" w:hAnsi="Times New Roman" w:cs="Times New Roman"/>
          <w:color w:val="000000"/>
          <w:sz w:val="24"/>
          <w:szCs w:val="24"/>
        </w:rPr>
        <w:t xml:space="preserve">ck diagram         </w:t>
      </w: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Page-26</w:t>
      </w:r>
    </w:p>
    <w:p w:rsidR="007E53C3" w:rsidRDefault="004A079C" w:rsidP="007E53C3">
      <w:pPr>
        <w:pStyle w:val="ListParagraph"/>
        <w:numPr>
          <w:ilvl w:val="0"/>
          <w:numId w:val="33"/>
        </w:numPr>
        <w:spacing w:line="360" w:lineRule="auto"/>
        <w:ind w:right="274"/>
        <w:rPr>
          <w:rFonts w:ascii="Times New Roman" w:hAnsi="Times New Roman" w:cs="Times New Roman"/>
          <w:b/>
          <w:bCs/>
          <w:color w:val="000000"/>
          <w:sz w:val="24"/>
          <w:szCs w:val="24"/>
        </w:rPr>
      </w:pPr>
      <w:r w:rsidRPr="00B335DD">
        <w:rPr>
          <w:rFonts w:ascii="Times New Roman" w:hAnsi="Times New Roman" w:cs="Times New Roman"/>
          <w:b/>
          <w:bCs/>
          <w:color w:val="000000"/>
          <w:sz w:val="24"/>
          <w:szCs w:val="24"/>
        </w:rPr>
        <w:t>Circuit diagram</w:t>
      </w:r>
      <w:r w:rsidR="00B335DD" w:rsidRPr="00B335DD">
        <w:rPr>
          <w:rFonts w:ascii="Times New Roman" w:hAnsi="Times New Roman" w:cs="Times New Roman"/>
          <w:b/>
          <w:bCs/>
          <w:color w:val="000000"/>
          <w:sz w:val="24"/>
          <w:szCs w:val="24"/>
        </w:rPr>
        <w:t>s</w:t>
      </w:r>
      <w:r w:rsidRPr="00B335DD">
        <w:rPr>
          <w:rFonts w:ascii="Times New Roman" w:hAnsi="Times New Roman" w:cs="Times New Roman"/>
          <w:b/>
          <w:bCs/>
          <w:color w:val="000000"/>
          <w:sz w:val="24"/>
          <w:szCs w:val="24"/>
        </w:rPr>
        <w:t xml:space="preserve">                       </w:t>
      </w:r>
    </w:p>
    <w:p w:rsidR="00B335DD" w:rsidRPr="007E53C3" w:rsidRDefault="00B335DD" w:rsidP="007E53C3">
      <w:pPr>
        <w:pStyle w:val="ListParagraph"/>
        <w:spacing w:line="360" w:lineRule="auto"/>
        <w:ind w:right="274"/>
        <w:rPr>
          <w:rFonts w:ascii="Times New Roman" w:hAnsi="Times New Roman" w:cs="Times New Roman"/>
          <w:b/>
          <w:bCs/>
          <w:color w:val="000000"/>
          <w:sz w:val="24"/>
          <w:szCs w:val="24"/>
        </w:rPr>
      </w:pPr>
      <w:r w:rsidRPr="007E53C3">
        <w:rPr>
          <w:rFonts w:ascii="Times New Roman" w:hAnsi="Times New Roman" w:cs="Times New Roman"/>
          <w:color w:val="000000"/>
          <w:sz w:val="24"/>
          <w:szCs w:val="24"/>
        </w:rPr>
        <w:t xml:space="preserve"> Rain sensor ci</w:t>
      </w:r>
      <w:r w:rsidR="00834D9C">
        <w:rPr>
          <w:rFonts w:ascii="Times New Roman" w:hAnsi="Times New Roman" w:cs="Times New Roman"/>
          <w:color w:val="000000"/>
          <w:sz w:val="24"/>
          <w:szCs w:val="24"/>
        </w:rPr>
        <w:t xml:space="preserve">rcuit diagram                      </w:t>
      </w:r>
      <w:r w:rsidRP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Pr="007E53C3">
        <w:rPr>
          <w:rFonts w:ascii="Times New Roman" w:hAnsi="Times New Roman" w:cs="Times New Roman"/>
          <w:color w:val="000000"/>
          <w:sz w:val="24"/>
          <w:szCs w:val="24"/>
        </w:rPr>
        <w:t>Page 5</w:t>
      </w:r>
    </w:p>
    <w:p w:rsidR="00B335DD"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Main circuit diagram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7E53C3">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P</w:t>
      </w:r>
      <w:r>
        <w:rPr>
          <w:rFonts w:ascii="Times New Roman" w:hAnsi="Times New Roman" w:cs="Times New Roman"/>
          <w:color w:val="000000"/>
          <w:sz w:val="24"/>
          <w:szCs w:val="24"/>
        </w:rPr>
        <w:t>age6</w:t>
      </w:r>
      <w:r w:rsidR="004A079C" w:rsidRPr="009C0CFA">
        <w:rPr>
          <w:rFonts w:ascii="Times New Roman" w:hAnsi="Times New Roman" w:cs="Times New Roman"/>
          <w:color w:val="000000"/>
          <w:sz w:val="24"/>
          <w:szCs w:val="24"/>
        </w:rPr>
        <w:t xml:space="preserve">                          </w:t>
      </w:r>
      <w:r w:rsidR="00E63330" w:rsidRPr="009C0CFA">
        <w:rPr>
          <w:rFonts w:ascii="Times New Roman" w:hAnsi="Times New Roman" w:cs="Times New Roman"/>
          <w:color w:val="000000"/>
          <w:sz w:val="24"/>
          <w:szCs w:val="24"/>
        </w:rPr>
        <w:t xml:space="preserve">      </w:t>
      </w:r>
      <w:r w:rsidR="004A079C" w:rsidRPr="009C0CFA">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p>
    <w:p w:rsidR="00E63330" w:rsidRPr="00B335DD" w:rsidRDefault="00B335DD" w:rsidP="007E53C3">
      <w:pPr>
        <w:pStyle w:val="ListParagraph"/>
        <w:numPr>
          <w:ilvl w:val="0"/>
          <w:numId w:val="33"/>
        </w:numPr>
        <w:spacing w:line="360" w:lineRule="auto"/>
        <w:ind w:right="274"/>
        <w:rPr>
          <w:rFonts w:ascii="Times New Roman" w:hAnsi="Times New Roman" w:cs="Times New Roman"/>
          <w:color w:val="000000"/>
          <w:sz w:val="24"/>
          <w:szCs w:val="24"/>
        </w:rPr>
      </w:pPr>
      <w:r w:rsidRPr="007E53C3">
        <w:rPr>
          <w:rFonts w:ascii="Times New Roman" w:hAnsi="Times New Roman" w:cs="Times New Roman"/>
          <w:b/>
          <w:bCs/>
          <w:color w:val="000000"/>
          <w:sz w:val="24"/>
          <w:szCs w:val="24"/>
        </w:rPr>
        <w:t>PCB layout</w:t>
      </w: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4A079C" w:rsidRPr="00B335DD">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ab/>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r w:rsidR="00663E98">
        <w:rPr>
          <w:rFonts w:ascii="Times New Roman" w:hAnsi="Times New Roman" w:cs="Times New Roman"/>
          <w:color w:val="000000"/>
          <w:sz w:val="24"/>
          <w:szCs w:val="24"/>
        </w:rPr>
        <w:t xml:space="preserve">  </w:t>
      </w:r>
      <w:r w:rsidRPr="00B335DD">
        <w:rPr>
          <w:rFonts w:ascii="Times New Roman" w:hAnsi="Times New Roman" w:cs="Times New Roman"/>
          <w:color w:val="000000"/>
          <w:sz w:val="24"/>
          <w:szCs w:val="24"/>
        </w:rPr>
        <w:t>Page-8</w:t>
      </w:r>
    </w:p>
    <w:p w:rsidR="00B335DD" w:rsidRPr="007E53C3" w:rsidRDefault="00B335DD" w:rsidP="007E53C3">
      <w:pPr>
        <w:pStyle w:val="ListParagraph"/>
        <w:numPr>
          <w:ilvl w:val="0"/>
          <w:numId w:val="33"/>
        </w:numPr>
        <w:spacing w:line="360" w:lineRule="auto"/>
        <w:ind w:right="274"/>
        <w:rPr>
          <w:rFonts w:ascii="Times New Roman" w:hAnsi="Times New Roman" w:cs="Times New Roman"/>
          <w:color w:val="000000"/>
          <w:sz w:val="24"/>
          <w:szCs w:val="24"/>
        </w:rPr>
      </w:pPr>
      <w:r w:rsidRPr="007E53C3">
        <w:rPr>
          <w:rFonts w:ascii="Times New Roman" w:hAnsi="Times New Roman" w:cs="Times New Roman"/>
          <w:b/>
          <w:bCs/>
          <w:color w:val="000000"/>
          <w:sz w:val="24"/>
          <w:szCs w:val="24"/>
        </w:rPr>
        <w:t>Pin diagrams and figures</w:t>
      </w:r>
    </w:p>
    <w:p w:rsidR="0033569F"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PIC16877A</w:t>
      </w:r>
      <w:r w:rsidR="00E63330" w:rsidRPr="009C0CFA">
        <w:rPr>
          <w:rFonts w:ascii="Times New Roman" w:hAnsi="Times New Roman" w:cs="Times New Roman"/>
          <w:color w:val="000000"/>
          <w:sz w:val="24"/>
          <w:szCs w:val="24"/>
        </w:rPr>
        <w:tab/>
      </w:r>
      <w:r w:rsidR="00E63330" w:rsidRPr="009C0CFA">
        <w:rPr>
          <w:rFonts w:ascii="Times New Roman" w:hAnsi="Times New Roman" w:cs="Times New Roman"/>
          <w:color w:val="000000"/>
          <w:sz w:val="24"/>
          <w:szCs w:val="24"/>
        </w:rPr>
        <w:tab/>
        <w:t xml:space="preserve">      </w:t>
      </w:r>
      <w:r w:rsidR="004A079C"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33569F" w:rsidRPr="009C0CFA">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P</w:t>
      </w:r>
      <w:r w:rsidR="0033569F" w:rsidRPr="009C0CFA">
        <w:rPr>
          <w:rFonts w:ascii="Times New Roman" w:hAnsi="Times New Roman" w:cs="Times New Roman"/>
          <w:color w:val="000000"/>
          <w:sz w:val="24"/>
          <w:szCs w:val="24"/>
        </w:rPr>
        <w:t>age-15</w:t>
      </w:r>
      <w:r w:rsidR="007E53C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&amp; 19</w:t>
      </w:r>
    </w:p>
    <w:p w:rsidR="0033569F"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LM7805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             </w:t>
      </w:r>
      <w:r w:rsidR="0033569F" w:rsidRPr="009C0CFA">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P</w:t>
      </w:r>
      <w:r w:rsidR="0033569F" w:rsidRPr="009C0CFA">
        <w:rPr>
          <w:rFonts w:ascii="Times New Roman" w:hAnsi="Times New Roman" w:cs="Times New Roman"/>
          <w:color w:val="000000"/>
          <w:sz w:val="24"/>
          <w:szCs w:val="24"/>
        </w:rPr>
        <w:t>age-25</w:t>
      </w:r>
    </w:p>
    <w:p w:rsidR="0033569F" w:rsidRPr="009C0CFA" w:rsidRDefault="00B335DD"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L298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               </w:t>
      </w:r>
      <w:r w:rsidR="007E53C3">
        <w:rPr>
          <w:rFonts w:ascii="Times New Roman" w:hAnsi="Times New Roman" w:cs="Times New Roman"/>
          <w:color w:val="000000"/>
          <w:sz w:val="24"/>
          <w:szCs w:val="24"/>
        </w:rPr>
        <w:t xml:space="preserve"> P</w:t>
      </w:r>
      <w:r w:rsidR="0033569F" w:rsidRPr="009C0CFA">
        <w:rPr>
          <w:rFonts w:ascii="Times New Roman" w:hAnsi="Times New Roman" w:cs="Times New Roman"/>
          <w:color w:val="000000"/>
          <w:sz w:val="24"/>
          <w:szCs w:val="24"/>
        </w:rPr>
        <w:t>age-28</w:t>
      </w:r>
      <w:r>
        <w:rPr>
          <w:rFonts w:ascii="Times New Roman" w:hAnsi="Times New Roman" w:cs="Times New Roman"/>
          <w:color w:val="000000"/>
          <w:sz w:val="24"/>
          <w:szCs w:val="24"/>
        </w:rPr>
        <w:t xml:space="preserve"> &amp; 29</w:t>
      </w:r>
    </w:p>
    <w:p w:rsidR="00834D9C" w:rsidRDefault="007E53C3"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sidR="00B335DD">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Bipolar Stepper Motor               </w:t>
      </w:r>
      <w:r w:rsidR="00834D9C">
        <w:rPr>
          <w:rFonts w:ascii="Times New Roman" w:hAnsi="Times New Roman" w:cs="Times New Roman"/>
          <w:color w:val="000000"/>
          <w:sz w:val="24"/>
          <w:szCs w:val="24"/>
        </w:rPr>
        <w:t xml:space="preserve">               </w:t>
      </w:r>
      <w:r w:rsidR="0033569F" w:rsidRPr="009C0CFA">
        <w:rPr>
          <w:rFonts w:ascii="Times New Roman" w:hAnsi="Times New Roman" w:cs="Times New Roman"/>
          <w:color w:val="000000"/>
          <w:sz w:val="24"/>
          <w:szCs w:val="24"/>
        </w:rPr>
        <w:t xml:space="preserve"> </w:t>
      </w:r>
      <w:r w:rsidR="00834D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P</w:t>
      </w:r>
      <w:r w:rsidR="00B335DD">
        <w:rPr>
          <w:rFonts w:ascii="Times New Roman" w:hAnsi="Times New Roman" w:cs="Times New Roman"/>
          <w:color w:val="000000"/>
          <w:sz w:val="24"/>
          <w:szCs w:val="24"/>
        </w:rPr>
        <w:t>age -30</w:t>
      </w:r>
    </w:p>
    <w:p w:rsidR="004A079C" w:rsidRDefault="00834D9C" w:rsidP="007E53C3">
      <w:pPr>
        <w:spacing w:line="360" w:lineRule="auto"/>
        <w:ind w:right="274"/>
        <w:rPr>
          <w:rFonts w:ascii="Times New Roman" w:hAnsi="Times New Roman" w:cs="Times New Roman"/>
          <w:color w:val="000000"/>
          <w:sz w:val="24"/>
          <w:szCs w:val="24"/>
        </w:rPr>
      </w:pPr>
      <w:r>
        <w:rPr>
          <w:rFonts w:ascii="Times New Roman" w:hAnsi="Times New Roman" w:cs="Times New Roman"/>
          <w:color w:val="000000"/>
          <w:sz w:val="24"/>
          <w:szCs w:val="24"/>
        </w:rPr>
        <w:t xml:space="preserve">            Crystal connection for PIC                         :                Page 21</w:t>
      </w:r>
      <w:r w:rsidR="00B335DD">
        <w:rPr>
          <w:rFonts w:ascii="Times New Roman" w:hAnsi="Times New Roman" w:cs="Times New Roman"/>
          <w:color w:val="000000"/>
          <w:sz w:val="24"/>
          <w:szCs w:val="24"/>
        </w:rPr>
        <w:br/>
      </w:r>
      <w:r w:rsidR="007E53C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7E53C3">
        <w:rPr>
          <w:rFonts w:ascii="Times New Roman" w:hAnsi="Times New Roman" w:cs="Times New Roman"/>
          <w:color w:val="000000"/>
          <w:sz w:val="24"/>
          <w:szCs w:val="24"/>
        </w:rPr>
        <w:t xml:space="preserve"> </w:t>
      </w:r>
    </w:p>
    <w:p w:rsidR="00834D9C" w:rsidRPr="009C0CFA" w:rsidRDefault="00834D9C" w:rsidP="007E53C3">
      <w:pPr>
        <w:spacing w:line="360" w:lineRule="auto"/>
        <w:ind w:right="274"/>
        <w:rPr>
          <w:rFonts w:ascii="Times New Roman" w:hAnsi="Times New Roman" w:cs="Times New Roman"/>
          <w:color w:val="000000"/>
          <w:sz w:val="24"/>
          <w:szCs w:val="24"/>
        </w:rPr>
      </w:pPr>
    </w:p>
    <w:p w:rsidR="004653EB" w:rsidRPr="009C0CFA" w:rsidRDefault="004653EB" w:rsidP="004653EB">
      <w:pPr>
        <w:spacing w:line="240" w:lineRule="auto"/>
        <w:jc w:val="center"/>
        <w:rPr>
          <w:rFonts w:ascii="Times New Roman" w:eastAsia="Times New Roman" w:hAnsi="Times New Roman" w:cs="Times New Roman"/>
          <w:b/>
          <w:bCs/>
          <w:color w:val="000000"/>
          <w:sz w:val="28"/>
          <w:szCs w:val="28"/>
          <w:u w:val="single"/>
        </w:rPr>
      </w:pPr>
    </w:p>
    <w:p w:rsidR="004653EB" w:rsidRPr="009C0CFA" w:rsidRDefault="004653EB" w:rsidP="004653EB">
      <w:pPr>
        <w:spacing w:line="240" w:lineRule="auto"/>
        <w:jc w:val="center"/>
        <w:rPr>
          <w:rFonts w:ascii="Times New Roman" w:eastAsia="Times New Roman" w:hAnsi="Times New Roman" w:cs="Times New Roman"/>
          <w:b/>
          <w:bCs/>
          <w:color w:val="000000"/>
          <w:szCs w:val="28"/>
          <w:u w:val="single"/>
        </w:rPr>
      </w:pPr>
    </w:p>
    <w:p w:rsidR="004653EB" w:rsidRPr="009C0CFA" w:rsidRDefault="004653EB" w:rsidP="004653EB">
      <w:pPr>
        <w:spacing w:line="240" w:lineRule="auto"/>
        <w:jc w:val="center"/>
        <w:rPr>
          <w:rFonts w:ascii="Times New Roman" w:eastAsia="Times New Roman" w:hAnsi="Times New Roman" w:cs="Times New Roman"/>
          <w:b/>
          <w:bCs/>
          <w:color w:val="000000"/>
          <w:szCs w:val="28"/>
          <w:u w:val="single"/>
        </w:rPr>
      </w:pPr>
    </w:p>
    <w:p w:rsidR="004653EB" w:rsidRPr="009C0CFA" w:rsidRDefault="004653EB" w:rsidP="004653EB">
      <w:pPr>
        <w:spacing w:line="240" w:lineRule="auto"/>
        <w:jc w:val="center"/>
        <w:rPr>
          <w:rFonts w:ascii="Times New Roman" w:eastAsia="Times New Roman" w:hAnsi="Times New Roman" w:cs="Times New Roman"/>
          <w:b/>
          <w:bCs/>
          <w:color w:val="000000"/>
          <w:szCs w:val="28"/>
          <w:u w:val="single"/>
        </w:rPr>
      </w:pPr>
    </w:p>
    <w:p w:rsidR="004331D6" w:rsidRPr="009C0CFA" w:rsidRDefault="004331D6">
      <w:pPr>
        <w:rPr>
          <w:sz w:val="18"/>
        </w:rPr>
      </w:pPr>
    </w:p>
    <w:p w:rsidR="003E7FD9" w:rsidRPr="009C0CFA" w:rsidRDefault="003E7FD9">
      <w:pPr>
        <w:rPr>
          <w:sz w:val="18"/>
        </w:rPr>
      </w:pPr>
    </w:p>
    <w:p w:rsidR="003E7FD9" w:rsidRPr="009C0CFA" w:rsidRDefault="003E7FD9">
      <w:pPr>
        <w:rPr>
          <w:sz w:val="18"/>
        </w:rPr>
      </w:pPr>
    </w:p>
    <w:p w:rsidR="003E7FD9" w:rsidRPr="009C0CFA" w:rsidRDefault="00834D9C" w:rsidP="00834D9C">
      <w:pPr>
        <w:rPr>
          <w:rFonts w:ascii="Times New Roman" w:hAnsi="Times New Roman" w:cs="Times New Roman"/>
          <w:b/>
          <w:sz w:val="28"/>
          <w:u w:val="single"/>
        </w:rPr>
      </w:pPr>
      <w:r>
        <w:rPr>
          <w:sz w:val="18"/>
        </w:rPr>
        <w:t xml:space="preserve">                                                                                         </w:t>
      </w:r>
      <w:r w:rsidR="003E7FD9" w:rsidRPr="009C0CFA">
        <w:rPr>
          <w:rFonts w:ascii="Times New Roman" w:hAnsi="Times New Roman" w:cs="Times New Roman"/>
          <w:b/>
          <w:sz w:val="28"/>
          <w:u w:val="single"/>
        </w:rPr>
        <w:t>AP</w:t>
      </w:r>
      <w:r>
        <w:rPr>
          <w:rFonts w:ascii="Times New Roman" w:hAnsi="Times New Roman" w:cs="Times New Roman"/>
          <w:b/>
          <w:sz w:val="28"/>
          <w:u w:val="single"/>
        </w:rPr>
        <w:t>P</w:t>
      </w:r>
      <w:r w:rsidR="003E7FD9" w:rsidRPr="009C0CFA">
        <w:rPr>
          <w:rFonts w:ascii="Times New Roman" w:hAnsi="Times New Roman" w:cs="Times New Roman"/>
          <w:b/>
          <w:sz w:val="28"/>
          <w:u w:val="single"/>
        </w:rPr>
        <w:t xml:space="preserve">ENDIX </w:t>
      </w:r>
      <w:r>
        <w:rPr>
          <w:rFonts w:ascii="Times New Roman" w:hAnsi="Times New Roman" w:cs="Times New Roman"/>
          <w:b/>
          <w:sz w:val="28"/>
          <w:u w:val="single"/>
        </w:rPr>
        <w:t xml:space="preserve"> </w:t>
      </w:r>
      <w:r w:rsidR="003E7FD9" w:rsidRPr="009C0CFA">
        <w:rPr>
          <w:rFonts w:ascii="Times New Roman" w:hAnsi="Times New Roman" w:cs="Times New Roman"/>
          <w:b/>
          <w:sz w:val="28"/>
          <w:u w:val="single"/>
        </w:rPr>
        <w:t>II</w:t>
      </w:r>
    </w:p>
    <w:p w:rsidR="00B31738" w:rsidRDefault="003E7FD9" w:rsidP="003E7FD9">
      <w:pPr>
        <w:spacing w:line="360" w:lineRule="auto"/>
        <w:ind w:right="274"/>
        <w:rPr>
          <w:rFonts w:ascii="Times New Roman" w:hAnsi="Times New Roman" w:cs="Times New Roman"/>
          <w:b/>
          <w:bCs/>
          <w:color w:val="000000"/>
          <w:szCs w:val="26"/>
        </w:rPr>
      </w:pPr>
      <w:r w:rsidRPr="009C0CFA">
        <w:rPr>
          <w:rFonts w:ascii="Times New Roman" w:hAnsi="Times New Roman" w:cs="Times New Roman"/>
          <w:b/>
          <w:bCs/>
          <w:color w:val="000000"/>
          <w:szCs w:val="26"/>
        </w:rPr>
        <w:t>BILL OF MATERIALS</w:t>
      </w:r>
    </w:p>
    <w:tbl>
      <w:tblPr>
        <w:tblStyle w:val="TableGrid"/>
        <w:tblW w:w="0" w:type="auto"/>
        <w:tblInd w:w="198" w:type="dxa"/>
        <w:tblLayout w:type="fixed"/>
        <w:tblLook w:val="04A0"/>
      </w:tblPr>
      <w:tblGrid>
        <w:gridCol w:w="1170"/>
        <w:gridCol w:w="2160"/>
        <w:gridCol w:w="2430"/>
        <w:gridCol w:w="1710"/>
        <w:gridCol w:w="1530"/>
      </w:tblGrid>
      <w:tr w:rsidR="00DE6186" w:rsidRPr="00DE6186" w:rsidTr="00025CEB">
        <w:trPr>
          <w:trHeight w:val="917"/>
        </w:trPr>
        <w:tc>
          <w:tcPr>
            <w:tcW w:w="117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Sl.No.</w:t>
            </w:r>
          </w:p>
        </w:tc>
        <w:tc>
          <w:tcPr>
            <w:tcW w:w="216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ITEM</w:t>
            </w:r>
          </w:p>
        </w:tc>
        <w:tc>
          <w:tcPr>
            <w:tcW w:w="243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SPECIFICATION</w:t>
            </w:r>
          </w:p>
        </w:tc>
        <w:tc>
          <w:tcPr>
            <w:tcW w:w="171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B31738"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QUANTITY</w:t>
            </w:r>
          </w:p>
        </w:tc>
        <w:tc>
          <w:tcPr>
            <w:tcW w:w="1530" w:type="dxa"/>
          </w:tcPr>
          <w:p w:rsidR="00025CEB" w:rsidRDefault="00025CEB" w:rsidP="003E7FD9">
            <w:pPr>
              <w:spacing w:line="360" w:lineRule="auto"/>
              <w:ind w:right="274"/>
              <w:rPr>
                <w:rFonts w:ascii="Times New Roman" w:hAnsi="Times New Roman" w:cs="Times New Roman"/>
                <w:b/>
                <w:bCs/>
                <w:color w:val="000000"/>
                <w:szCs w:val="26"/>
              </w:rPr>
            </w:pPr>
          </w:p>
          <w:p w:rsidR="00B31738" w:rsidRPr="00025CEB" w:rsidRDefault="00DE6186" w:rsidP="003E7FD9">
            <w:pPr>
              <w:spacing w:line="360" w:lineRule="auto"/>
              <w:ind w:right="274"/>
              <w:rPr>
                <w:rFonts w:ascii="Times New Roman" w:hAnsi="Times New Roman" w:cs="Times New Roman"/>
                <w:b/>
                <w:bCs/>
                <w:color w:val="000000"/>
                <w:szCs w:val="26"/>
              </w:rPr>
            </w:pPr>
            <w:r w:rsidRPr="00025CEB">
              <w:rPr>
                <w:rFonts w:ascii="Times New Roman" w:hAnsi="Times New Roman" w:cs="Times New Roman"/>
                <w:b/>
                <w:bCs/>
                <w:color w:val="000000"/>
                <w:szCs w:val="26"/>
              </w:rPr>
              <w:t>AMOUN</w:t>
            </w:r>
            <w:r w:rsidR="00B31738" w:rsidRPr="00025CEB">
              <w:rPr>
                <w:rFonts w:ascii="Times New Roman" w:hAnsi="Times New Roman" w:cs="Times New Roman"/>
                <w:b/>
                <w:bCs/>
                <w:color w:val="000000"/>
                <w:szCs w:val="26"/>
              </w:rPr>
              <w:t>T</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216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Microcontroller</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PIC16F877A</w:t>
            </w: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250</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2.</w:t>
            </w:r>
          </w:p>
        </w:tc>
        <w:tc>
          <w:tcPr>
            <w:tcW w:w="216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Stepper motor driver IC board</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L298 stepper driver</w:t>
            </w: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300</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w:t>
            </w:r>
          </w:p>
        </w:tc>
        <w:tc>
          <w:tcPr>
            <w:tcW w:w="2160" w:type="dxa"/>
          </w:tcPr>
          <w:p w:rsidR="00025CEB"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Stepper motor</w:t>
            </w:r>
            <w:r w:rsidR="00025CEB">
              <w:rPr>
                <w:rFonts w:ascii="Times New Roman" w:hAnsi="Times New Roman" w:cs="Times New Roman"/>
                <w:color w:val="000000"/>
                <w:szCs w:val="26"/>
              </w:rPr>
              <w:t xml:space="preserve"> </w:t>
            </w:r>
            <w:r w:rsidRPr="00DE6186">
              <w:rPr>
                <w:rFonts w:ascii="Times New Roman" w:hAnsi="Times New Roman" w:cs="Times New Roman"/>
                <w:color w:val="000000"/>
                <w:szCs w:val="26"/>
              </w:rPr>
              <w:t>+</w:t>
            </w:r>
          </w:p>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dot matrix printer frame</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650</w:t>
            </w: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4.</w:t>
            </w:r>
          </w:p>
        </w:tc>
        <w:tc>
          <w:tcPr>
            <w:tcW w:w="2160" w:type="dxa"/>
          </w:tcPr>
          <w:p w:rsidR="00B31738" w:rsidRPr="00DE6186" w:rsidRDefault="00B31738"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Resistor</w:t>
            </w:r>
          </w:p>
        </w:tc>
        <w:tc>
          <w:tcPr>
            <w:tcW w:w="24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 kilo ohm</w:t>
            </w:r>
          </w:p>
        </w:tc>
        <w:tc>
          <w:tcPr>
            <w:tcW w:w="171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w:t>
            </w:r>
          </w:p>
        </w:tc>
        <w:tc>
          <w:tcPr>
            <w:tcW w:w="15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w:t>
            </w:r>
          </w:p>
        </w:tc>
      </w:tr>
      <w:tr w:rsidR="00DE6186" w:rsidRPr="00DE6186" w:rsidTr="00025CEB">
        <w:tc>
          <w:tcPr>
            <w:tcW w:w="117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5.</w:t>
            </w:r>
          </w:p>
        </w:tc>
        <w:tc>
          <w:tcPr>
            <w:tcW w:w="216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Capacitor</w:t>
            </w:r>
          </w:p>
        </w:tc>
        <w:tc>
          <w:tcPr>
            <w:tcW w:w="24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1000 micro farad</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100 micro farad</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100000 pico farad</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0.1 micro farad</w:t>
            </w:r>
          </w:p>
        </w:tc>
        <w:tc>
          <w:tcPr>
            <w:tcW w:w="171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5</w:t>
            </w:r>
          </w:p>
          <w:p w:rsidR="003848B1"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2</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p>
        </w:tc>
      </w:tr>
      <w:tr w:rsidR="00DE6186" w:rsidRPr="00DE6186" w:rsidTr="00025CEB">
        <w:tc>
          <w:tcPr>
            <w:tcW w:w="117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6.</w:t>
            </w:r>
          </w:p>
        </w:tc>
        <w:tc>
          <w:tcPr>
            <w:tcW w:w="216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Crystal oscillator</w:t>
            </w:r>
          </w:p>
        </w:tc>
        <w:tc>
          <w:tcPr>
            <w:tcW w:w="24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sz w:val="26"/>
                <w:szCs w:val="26"/>
                <w:lang w:bidi="ml-IN"/>
              </w:rPr>
              <w:t>11.0592MHZ</w:t>
            </w:r>
          </w:p>
        </w:tc>
        <w:tc>
          <w:tcPr>
            <w:tcW w:w="171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10</w:t>
            </w:r>
          </w:p>
        </w:tc>
      </w:tr>
      <w:tr w:rsidR="00DE6186" w:rsidRPr="00DE6186" w:rsidTr="00025CEB">
        <w:tc>
          <w:tcPr>
            <w:tcW w:w="1170" w:type="dxa"/>
          </w:tcPr>
          <w:p w:rsidR="00B31738" w:rsidRPr="00DE6186" w:rsidRDefault="003848B1"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7.</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LED</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r>
      <w:tr w:rsidR="00DE6186" w:rsidRPr="00DE6186" w:rsidTr="00025CEB">
        <w:tc>
          <w:tcPr>
            <w:tcW w:w="117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8.</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Acrylic sheet</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1.5 sq.feet</w:t>
            </w:r>
          </w:p>
        </w:tc>
        <w:tc>
          <w:tcPr>
            <w:tcW w:w="15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300</w:t>
            </w:r>
          </w:p>
        </w:tc>
      </w:tr>
      <w:tr w:rsidR="00DE6186" w:rsidRPr="00DE6186" w:rsidTr="00025CEB">
        <w:tc>
          <w:tcPr>
            <w:tcW w:w="117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9.</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Adaptor</w:t>
            </w:r>
          </w:p>
        </w:tc>
        <w:tc>
          <w:tcPr>
            <w:tcW w:w="24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 xml:space="preserve">Input </w:t>
            </w:r>
            <w:r>
              <w:rPr>
                <w:rFonts w:ascii="Times New Roman" w:hAnsi="Times New Roman" w:cs="Times New Roman"/>
                <w:color w:val="000000"/>
                <w:szCs w:val="26"/>
              </w:rPr>
              <w:t>:</w:t>
            </w:r>
            <w:r w:rsidRPr="00DE6186">
              <w:rPr>
                <w:rFonts w:ascii="Times New Roman" w:hAnsi="Times New Roman" w:cs="Times New Roman"/>
                <w:color w:val="000000"/>
                <w:szCs w:val="26"/>
              </w:rPr>
              <w:t xml:space="preserve">220-230 V </w:t>
            </w:r>
            <w:r>
              <w:rPr>
                <w:rFonts w:ascii="Times New Roman" w:hAnsi="Times New Roman" w:cs="Times New Roman"/>
                <w:color w:val="000000"/>
                <w:szCs w:val="26"/>
              </w:rPr>
              <w:t>AC</w:t>
            </w:r>
          </w:p>
          <w:p w:rsid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 xml:space="preserve">           </w:t>
            </w:r>
            <w:r w:rsidRPr="00DE6186">
              <w:rPr>
                <w:rFonts w:ascii="Times New Roman" w:hAnsi="Times New Roman" w:cs="Times New Roman"/>
                <w:color w:val="000000"/>
                <w:szCs w:val="26"/>
              </w:rPr>
              <w:t xml:space="preserve">50 Hz </w:t>
            </w:r>
            <w:r>
              <w:rPr>
                <w:rFonts w:ascii="Times New Roman" w:hAnsi="Times New Roman" w:cs="Times New Roman"/>
                <w:color w:val="000000"/>
                <w:szCs w:val="26"/>
              </w:rPr>
              <w:t xml:space="preserve"> </w:t>
            </w:r>
            <w:r w:rsidRPr="00DE6186">
              <w:rPr>
                <w:rFonts w:ascii="Times New Roman" w:hAnsi="Times New Roman" w:cs="Times New Roman"/>
                <w:color w:val="000000"/>
                <w:szCs w:val="26"/>
              </w:rPr>
              <w:t>0.15A</w:t>
            </w:r>
          </w:p>
          <w:p w:rsidR="00DE6186"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Output:5 V DC</w:t>
            </w: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1</w:t>
            </w:r>
          </w:p>
        </w:tc>
        <w:tc>
          <w:tcPr>
            <w:tcW w:w="1530" w:type="dxa"/>
          </w:tcPr>
          <w:p w:rsidR="00B31738" w:rsidRPr="00DE6186" w:rsidRDefault="00DE6186" w:rsidP="003E7FD9">
            <w:pPr>
              <w:spacing w:line="360" w:lineRule="auto"/>
              <w:ind w:right="274"/>
              <w:rPr>
                <w:rFonts w:ascii="Times New Roman" w:hAnsi="Times New Roman" w:cs="Times New Roman"/>
                <w:color w:val="000000"/>
                <w:szCs w:val="26"/>
              </w:rPr>
            </w:pPr>
            <w:r w:rsidRPr="00DE6186">
              <w:rPr>
                <w:rFonts w:ascii="Times New Roman" w:hAnsi="Times New Roman" w:cs="Times New Roman"/>
                <w:color w:val="000000"/>
                <w:szCs w:val="26"/>
              </w:rPr>
              <w:t>90</w:t>
            </w:r>
          </w:p>
        </w:tc>
      </w:tr>
      <w:tr w:rsidR="00DE6186" w:rsidRPr="00DE6186" w:rsidTr="00025CEB">
        <w:tc>
          <w:tcPr>
            <w:tcW w:w="117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10.</w:t>
            </w: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Transistor</w:t>
            </w:r>
          </w:p>
        </w:tc>
        <w:tc>
          <w:tcPr>
            <w:tcW w:w="243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BC547</w:t>
            </w:r>
          </w:p>
        </w:tc>
        <w:tc>
          <w:tcPr>
            <w:tcW w:w="171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1</w:t>
            </w: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p>
        </w:tc>
      </w:tr>
      <w:tr w:rsidR="00DE6186" w:rsidRPr="00DE6186" w:rsidTr="00025CEB">
        <w:tc>
          <w:tcPr>
            <w:tcW w:w="117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2160" w:type="dxa"/>
          </w:tcPr>
          <w:p w:rsidR="00B31738" w:rsidRPr="00DE6186" w:rsidRDefault="00DE6186" w:rsidP="003E7FD9">
            <w:pPr>
              <w:spacing w:line="360" w:lineRule="auto"/>
              <w:ind w:right="274"/>
              <w:rPr>
                <w:rFonts w:ascii="Times New Roman" w:hAnsi="Times New Roman" w:cs="Times New Roman"/>
                <w:color w:val="000000"/>
                <w:szCs w:val="26"/>
              </w:rPr>
            </w:pPr>
            <w:r>
              <w:rPr>
                <w:rFonts w:ascii="Times New Roman" w:hAnsi="Times New Roman" w:cs="Times New Roman"/>
                <w:color w:val="000000"/>
                <w:szCs w:val="26"/>
              </w:rPr>
              <w:t>TOTAL</w:t>
            </w:r>
          </w:p>
        </w:tc>
        <w:tc>
          <w:tcPr>
            <w:tcW w:w="243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710" w:type="dxa"/>
          </w:tcPr>
          <w:p w:rsidR="00B31738" w:rsidRPr="00DE6186" w:rsidRDefault="00B31738" w:rsidP="003E7FD9">
            <w:pPr>
              <w:spacing w:line="360" w:lineRule="auto"/>
              <w:ind w:right="274"/>
              <w:rPr>
                <w:rFonts w:ascii="Times New Roman" w:hAnsi="Times New Roman" w:cs="Times New Roman"/>
                <w:color w:val="000000"/>
                <w:szCs w:val="26"/>
              </w:rPr>
            </w:pPr>
          </w:p>
        </w:tc>
        <w:tc>
          <w:tcPr>
            <w:tcW w:w="1530" w:type="dxa"/>
          </w:tcPr>
          <w:p w:rsidR="00B31738" w:rsidRPr="00DE6186" w:rsidRDefault="00B31738" w:rsidP="003E7FD9">
            <w:pPr>
              <w:spacing w:line="360" w:lineRule="auto"/>
              <w:ind w:right="274"/>
              <w:rPr>
                <w:rFonts w:ascii="Times New Roman" w:hAnsi="Times New Roman" w:cs="Times New Roman"/>
                <w:color w:val="000000"/>
                <w:szCs w:val="26"/>
              </w:rPr>
            </w:pPr>
          </w:p>
        </w:tc>
      </w:tr>
    </w:tbl>
    <w:p w:rsidR="00B31738" w:rsidRPr="00DE6186" w:rsidRDefault="00B31738" w:rsidP="003E7FD9">
      <w:pPr>
        <w:spacing w:line="360" w:lineRule="auto"/>
        <w:ind w:right="274"/>
        <w:rPr>
          <w:rFonts w:ascii="Times New Roman" w:hAnsi="Times New Roman" w:cs="Times New Roman"/>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Pr="00834D9C" w:rsidRDefault="00B31738" w:rsidP="00B31738">
      <w:pPr>
        <w:jc w:val="center"/>
        <w:rPr>
          <w:bCs/>
          <w:sz w:val="36"/>
          <w:u w:val="single"/>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Default="00B31738" w:rsidP="003E7FD9">
      <w:pPr>
        <w:spacing w:line="360" w:lineRule="auto"/>
        <w:ind w:right="274"/>
        <w:rPr>
          <w:rFonts w:ascii="Times New Roman" w:hAnsi="Times New Roman" w:cs="Times New Roman"/>
          <w:b/>
          <w:bCs/>
          <w:color w:val="000000"/>
          <w:szCs w:val="26"/>
        </w:rPr>
      </w:pPr>
    </w:p>
    <w:p w:rsidR="00B31738" w:rsidRPr="009C0CFA" w:rsidRDefault="00B31738" w:rsidP="003E7FD9">
      <w:pPr>
        <w:spacing w:line="360" w:lineRule="auto"/>
        <w:ind w:right="274"/>
        <w:rPr>
          <w:rFonts w:ascii="Times New Roman" w:hAnsi="Times New Roman" w:cs="Times New Roman"/>
          <w:b/>
          <w:bCs/>
          <w:color w:val="000000"/>
          <w:szCs w:val="26"/>
        </w:rPr>
      </w:pPr>
    </w:p>
    <w:sectPr w:rsidR="00B31738" w:rsidRPr="009C0CFA" w:rsidSect="007F6C85">
      <w:headerReference w:type="default" r:id="rId34"/>
      <w:footerReference w:type="default" r:id="rId35"/>
      <w:headerReference w:type="first" r:id="rId36"/>
      <w:footerReference w:type="first" r:id="rId37"/>
      <w:pgSz w:w="11906" w:h="16838"/>
      <w:pgMar w:top="1449" w:right="1286" w:bottom="810" w:left="1418" w:header="900" w:footer="642" w:gutter="0"/>
      <w:pgBorders>
        <w:top w:val="thickThinSmallGap" w:sz="24" w:space="1" w:color="auto"/>
        <w:left w:val="thickThinSmallGap" w:sz="24" w:space="4" w:color="auto"/>
        <w:bottom w:val="thinThickSmallGap" w:sz="24" w:space="1" w:color="auto"/>
        <w:right w:val="thinThickSmallGap" w:sz="24" w:space="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C7A" w:rsidRDefault="00883C7A" w:rsidP="004E08A2">
      <w:pPr>
        <w:spacing w:after="0" w:line="240" w:lineRule="auto"/>
      </w:pPr>
      <w:r>
        <w:separator/>
      </w:r>
    </w:p>
  </w:endnote>
  <w:endnote w:type="continuationSeparator" w:id="1">
    <w:p w:rsidR="00883C7A" w:rsidRDefault="00883C7A" w:rsidP="004E0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98F" w:rsidRDefault="00A0698F">
    <w:pPr>
      <w:pStyle w:val="Footer"/>
      <w:pBdr>
        <w:top w:val="thinThickSmallGap" w:sz="24" w:space="1" w:color="622423" w:themeColor="accent2" w:themeShade="7F"/>
      </w:pBdr>
      <w:rPr>
        <w:rFonts w:asciiTheme="majorHAnsi" w:hAnsiTheme="majorHAnsi"/>
      </w:rPr>
    </w:pPr>
    <w:r>
      <w:rPr>
        <w:rFonts w:asciiTheme="majorHAnsi" w:hAnsiTheme="majorHAnsi"/>
      </w:rPr>
      <w:t>Division of Electronics Engineering</w:t>
    </w:r>
    <w:r>
      <w:rPr>
        <w:rFonts w:asciiTheme="majorHAnsi" w:hAnsiTheme="majorHAnsi"/>
      </w:rPr>
      <w:ptab w:relativeTo="margin" w:alignment="right" w:leader="none"/>
    </w:r>
    <w:r>
      <w:rPr>
        <w:rFonts w:asciiTheme="majorHAnsi" w:hAnsiTheme="majorHAnsi"/>
      </w:rPr>
      <w:t xml:space="preserve">Page </w:t>
    </w:r>
    <w:fldSimple w:instr=" PAGE   \* MERGEFORMAT ">
      <w:r w:rsidR="00926648" w:rsidRPr="00926648">
        <w:rPr>
          <w:rFonts w:asciiTheme="majorHAnsi" w:hAnsiTheme="majorHAnsi"/>
          <w:noProof/>
        </w:rPr>
        <w:t>35</w:t>
      </w:r>
    </w:fldSimple>
  </w:p>
  <w:p w:rsidR="00A0698F" w:rsidRDefault="00A069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A61" w:rsidRDefault="00715A61">
    <w:pPr>
      <w:pStyle w:val="Footer"/>
      <w:pBdr>
        <w:top w:val="thinThickSmallGap" w:sz="24" w:space="1" w:color="622423" w:themeColor="accent2" w:themeShade="7F"/>
      </w:pBdr>
      <w:rPr>
        <w:rFonts w:asciiTheme="majorHAnsi" w:hAnsiTheme="majorHAnsi"/>
      </w:rPr>
    </w:pPr>
    <w:r>
      <w:rPr>
        <w:rFonts w:asciiTheme="majorHAnsi" w:hAnsiTheme="majorHAnsi"/>
      </w:rPr>
      <w:t xml:space="preserve">Division of Electronics Engineering                                                                                 </w:t>
    </w:r>
    <w:r w:rsidR="00A0698F">
      <w:rPr>
        <w:rFonts w:asciiTheme="majorHAnsi" w:hAnsiTheme="majorHAnsi"/>
      </w:rPr>
      <w:t xml:space="preserve">                            Page</w:t>
    </w:r>
    <w:r>
      <w:rPr>
        <w:rFonts w:asciiTheme="majorHAnsi" w:hAnsiTheme="majorHAnsi"/>
      </w:rPr>
      <w:t xml:space="preserve"> 1</w:t>
    </w:r>
  </w:p>
  <w:p w:rsidR="00715A61" w:rsidRDefault="00715A61">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C7A" w:rsidRDefault="00883C7A" w:rsidP="004E08A2">
      <w:pPr>
        <w:spacing w:after="0" w:line="240" w:lineRule="auto"/>
      </w:pPr>
      <w:r>
        <w:separator/>
      </w:r>
    </w:p>
  </w:footnote>
  <w:footnote w:type="continuationSeparator" w:id="1">
    <w:p w:rsidR="00883C7A" w:rsidRDefault="00883C7A" w:rsidP="004E0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A61" w:rsidRDefault="00715A61">
    <w:pPr>
      <w:pStyle w:val="Header"/>
    </w:pPr>
    <w:r>
      <w:t>MONSOON FRIENDLY CLOTHES-LINE</w:t>
    </w:r>
  </w:p>
  <w:p w:rsidR="00715A61" w:rsidRPr="000C0082" w:rsidRDefault="00715A61">
    <w:pPr>
      <w:pStyle w:val="Header"/>
      <w:rPr>
        <w:rFonts w:ascii="Times New Roman" w:hAnsi="Times New Roman" w:cs="Times New Roman"/>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A61" w:rsidRDefault="00715A61">
    <w:pPr>
      <w:pStyle w:val="Header"/>
    </w:pPr>
    <w:r>
      <w:t>MONSOON FRIENDLY CLOTHES-LINE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2E49"/>
    <w:multiLevelType w:val="hybridMultilevel"/>
    <w:tmpl w:val="A906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151E9"/>
    <w:multiLevelType w:val="hybridMultilevel"/>
    <w:tmpl w:val="EB2EE328"/>
    <w:lvl w:ilvl="0" w:tplc="3B988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B62"/>
    <w:multiLevelType w:val="hybridMultilevel"/>
    <w:tmpl w:val="A79CAC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D684F41"/>
    <w:multiLevelType w:val="hybridMultilevel"/>
    <w:tmpl w:val="6B2CF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11996"/>
    <w:multiLevelType w:val="hybridMultilevel"/>
    <w:tmpl w:val="A1085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1E3565"/>
    <w:multiLevelType w:val="hybridMultilevel"/>
    <w:tmpl w:val="62A81D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25B4351F"/>
    <w:multiLevelType w:val="hybridMultilevel"/>
    <w:tmpl w:val="B8F63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EF70EF"/>
    <w:multiLevelType w:val="hybridMultilevel"/>
    <w:tmpl w:val="83C8F8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9EF7D89"/>
    <w:multiLevelType w:val="hybridMultilevel"/>
    <w:tmpl w:val="67A6A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70442"/>
    <w:multiLevelType w:val="hybridMultilevel"/>
    <w:tmpl w:val="575A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B30352"/>
    <w:multiLevelType w:val="hybridMultilevel"/>
    <w:tmpl w:val="29C24DAC"/>
    <w:lvl w:ilvl="0" w:tplc="20502306">
      <w:start w:val="1"/>
      <w:numFmt w:val="upp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
    <w:nsid w:val="3A616441"/>
    <w:multiLevelType w:val="hybridMultilevel"/>
    <w:tmpl w:val="AACE0FF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nsid w:val="3F85075C"/>
    <w:multiLevelType w:val="hybridMultilevel"/>
    <w:tmpl w:val="F72CE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827768"/>
    <w:multiLevelType w:val="hybridMultilevel"/>
    <w:tmpl w:val="286E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11658F"/>
    <w:multiLevelType w:val="hybridMultilevel"/>
    <w:tmpl w:val="FC84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010D24"/>
    <w:multiLevelType w:val="hybridMultilevel"/>
    <w:tmpl w:val="E8BCFB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52EE2DBB"/>
    <w:multiLevelType w:val="hybridMultilevel"/>
    <w:tmpl w:val="A9CEE300"/>
    <w:lvl w:ilvl="0" w:tplc="C3701B38">
      <w:start w:val="1"/>
      <w:numFmt w:val="lowerLetter"/>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7">
    <w:nsid w:val="559F0860"/>
    <w:multiLevelType w:val="hybridMultilevel"/>
    <w:tmpl w:val="0776A854"/>
    <w:lvl w:ilvl="0" w:tplc="21643D48">
      <w:start w:val="1"/>
      <w:numFmt w:val="bullet"/>
      <w:lvlText w:val=""/>
      <w:lvlJc w:val="left"/>
      <w:pPr>
        <w:tabs>
          <w:tab w:val="num" w:pos="720"/>
        </w:tabs>
        <w:ind w:left="720" w:hanging="360"/>
      </w:pPr>
      <w:rPr>
        <w:rFonts w:ascii="Wingdings 2" w:hAnsi="Wingdings 2" w:hint="default"/>
      </w:rPr>
    </w:lvl>
    <w:lvl w:ilvl="1" w:tplc="5E985138" w:tentative="1">
      <w:start w:val="1"/>
      <w:numFmt w:val="bullet"/>
      <w:lvlText w:val=""/>
      <w:lvlJc w:val="left"/>
      <w:pPr>
        <w:tabs>
          <w:tab w:val="num" w:pos="1440"/>
        </w:tabs>
        <w:ind w:left="1440" w:hanging="360"/>
      </w:pPr>
      <w:rPr>
        <w:rFonts w:ascii="Wingdings 2" w:hAnsi="Wingdings 2" w:hint="default"/>
      </w:rPr>
    </w:lvl>
    <w:lvl w:ilvl="2" w:tplc="3DF06C80" w:tentative="1">
      <w:start w:val="1"/>
      <w:numFmt w:val="bullet"/>
      <w:lvlText w:val=""/>
      <w:lvlJc w:val="left"/>
      <w:pPr>
        <w:tabs>
          <w:tab w:val="num" w:pos="2160"/>
        </w:tabs>
        <w:ind w:left="2160" w:hanging="360"/>
      </w:pPr>
      <w:rPr>
        <w:rFonts w:ascii="Wingdings 2" w:hAnsi="Wingdings 2" w:hint="default"/>
      </w:rPr>
    </w:lvl>
    <w:lvl w:ilvl="3" w:tplc="CA7809F0" w:tentative="1">
      <w:start w:val="1"/>
      <w:numFmt w:val="bullet"/>
      <w:lvlText w:val=""/>
      <w:lvlJc w:val="left"/>
      <w:pPr>
        <w:tabs>
          <w:tab w:val="num" w:pos="2880"/>
        </w:tabs>
        <w:ind w:left="2880" w:hanging="360"/>
      </w:pPr>
      <w:rPr>
        <w:rFonts w:ascii="Wingdings 2" w:hAnsi="Wingdings 2" w:hint="default"/>
      </w:rPr>
    </w:lvl>
    <w:lvl w:ilvl="4" w:tplc="8CAE5B66" w:tentative="1">
      <w:start w:val="1"/>
      <w:numFmt w:val="bullet"/>
      <w:lvlText w:val=""/>
      <w:lvlJc w:val="left"/>
      <w:pPr>
        <w:tabs>
          <w:tab w:val="num" w:pos="3600"/>
        </w:tabs>
        <w:ind w:left="3600" w:hanging="360"/>
      </w:pPr>
      <w:rPr>
        <w:rFonts w:ascii="Wingdings 2" w:hAnsi="Wingdings 2" w:hint="default"/>
      </w:rPr>
    </w:lvl>
    <w:lvl w:ilvl="5" w:tplc="C6740544" w:tentative="1">
      <w:start w:val="1"/>
      <w:numFmt w:val="bullet"/>
      <w:lvlText w:val=""/>
      <w:lvlJc w:val="left"/>
      <w:pPr>
        <w:tabs>
          <w:tab w:val="num" w:pos="4320"/>
        </w:tabs>
        <w:ind w:left="4320" w:hanging="360"/>
      </w:pPr>
      <w:rPr>
        <w:rFonts w:ascii="Wingdings 2" w:hAnsi="Wingdings 2" w:hint="default"/>
      </w:rPr>
    </w:lvl>
    <w:lvl w:ilvl="6" w:tplc="700CD9F2" w:tentative="1">
      <w:start w:val="1"/>
      <w:numFmt w:val="bullet"/>
      <w:lvlText w:val=""/>
      <w:lvlJc w:val="left"/>
      <w:pPr>
        <w:tabs>
          <w:tab w:val="num" w:pos="5040"/>
        </w:tabs>
        <w:ind w:left="5040" w:hanging="360"/>
      </w:pPr>
      <w:rPr>
        <w:rFonts w:ascii="Wingdings 2" w:hAnsi="Wingdings 2" w:hint="default"/>
      </w:rPr>
    </w:lvl>
    <w:lvl w:ilvl="7" w:tplc="C4B63672" w:tentative="1">
      <w:start w:val="1"/>
      <w:numFmt w:val="bullet"/>
      <w:lvlText w:val=""/>
      <w:lvlJc w:val="left"/>
      <w:pPr>
        <w:tabs>
          <w:tab w:val="num" w:pos="5760"/>
        </w:tabs>
        <w:ind w:left="5760" w:hanging="360"/>
      </w:pPr>
      <w:rPr>
        <w:rFonts w:ascii="Wingdings 2" w:hAnsi="Wingdings 2" w:hint="default"/>
      </w:rPr>
    </w:lvl>
    <w:lvl w:ilvl="8" w:tplc="3DDC9B4A" w:tentative="1">
      <w:start w:val="1"/>
      <w:numFmt w:val="bullet"/>
      <w:lvlText w:val=""/>
      <w:lvlJc w:val="left"/>
      <w:pPr>
        <w:tabs>
          <w:tab w:val="num" w:pos="6480"/>
        </w:tabs>
        <w:ind w:left="6480" w:hanging="360"/>
      </w:pPr>
      <w:rPr>
        <w:rFonts w:ascii="Wingdings 2" w:hAnsi="Wingdings 2" w:hint="default"/>
      </w:rPr>
    </w:lvl>
  </w:abstractNum>
  <w:abstractNum w:abstractNumId="18">
    <w:nsid w:val="585158EF"/>
    <w:multiLevelType w:val="hybridMultilevel"/>
    <w:tmpl w:val="478C34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58CA0339"/>
    <w:multiLevelType w:val="hybridMultilevel"/>
    <w:tmpl w:val="B148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B12968"/>
    <w:multiLevelType w:val="hybridMultilevel"/>
    <w:tmpl w:val="0A8010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B6C7949"/>
    <w:multiLevelType w:val="hybridMultilevel"/>
    <w:tmpl w:val="4D4C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3132BD"/>
    <w:multiLevelType w:val="hybridMultilevel"/>
    <w:tmpl w:val="A79C7F7A"/>
    <w:lvl w:ilvl="0" w:tplc="A5DA2DF6">
      <w:start w:val="1"/>
      <w:numFmt w:val="upperLetter"/>
      <w:lvlText w:val="%1."/>
      <w:lvlJc w:val="left"/>
      <w:pPr>
        <w:ind w:left="4185"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23">
    <w:nsid w:val="63AC7AF1"/>
    <w:multiLevelType w:val="hybridMultilevel"/>
    <w:tmpl w:val="70EEC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B97D29"/>
    <w:multiLevelType w:val="hybridMultilevel"/>
    <w:tmpl w:val="ED06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4B6790E"/>
    <w:multiLevelType w:val="hybridMultilevel"/>
    <w:tmpl w:val="D69EEA1A"/>
    <w:lvl w:ilvl="0" w:tplc="010ECD48">
      <w:start w:val="1"/>
      <w:numFmt w:val="upp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6">
    <w:nsid w:val="65D72948"/>
    <w:multiLevelType w:val="hybridMultilevel"/>
    <w:tmpl w:val="B8D2DC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6A045E4E"/>
    <w:multiLevelType w:val="hybridMultilevel"/>
    <w:tmpl w:val="27648F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6B54544B"/>
    <w:multiLevelType w:val="hybridMultilevel"/>
    <w:tmpl w:val="2A903B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EAE4B52"/>
    <w:multiLevelType w:val="hybridMultilevel"/>
    <w:tmpl w:val="243C6390"/>
    <w:lvl w:ilvl="0" w:tplc="9EB8A584">
      <w:start w:val="1"/>
      <w:numFmt w:val="upperLetter"/>
      <w:lvlText w:val="%1."/>
      <w:lvlJc w:val="left"/>
      <w:pPr>
        <w:ind w:left="4425" w:hanging="360"/>
      </w:pPr>
      <w:rPr>
        <w:rFonts w:hint="default"/>
      </w:rPr>
    </w:lvl>
    <w:lvl w:ilvl="1" w:tplc="04090019" w:tentative="1">
      <w:start w:val="1"/>
      <w:numFmt w:val="lowerLetter"/>
      <w:lvlText w:val="%2."/>
      <w:lvlJc w:val="left"/>
      <w:pPr>
        <w:ind w:left="5145" w:hanging="360"/>
      </w:pPr>
    </w:lvl>
    <w:lvl w:ilvl="2" w:tplc="0409001B" w:tentative="1">
      <w:start w:val="1"/>
      <w:numFmt w:val="lowerRoman"/>
      <w:lvlText w:val="%3."/>
      <w:lvlJc w:val="right"/>
      <w:pPr>
        <w:ind w:left="5865" w:hanging="180"/>
      </w:pPr>
    </w:lvl>
    <w:lvl w:ilvl="3" w:tplc="0409000F" w:tentative="1">
      <w:start w:val="1"/>
      <w:numFmt w:val="decimal"/>
      <w:lvlText w:val="%4."/>
      <w:lvlJc w:val="left"/>
      <w:pPr>
        <w:ind w:left="6585" w:hanging="360"/>
      </w:pPr>
    </w:lvl>
    <w:lvl w:ilvl="4" w:tplc="04090019" w:tentative="1">
      <w:start w:val="1"/>
      <w:numFmt w:val="lowerLetter"/>
      <w:lvlText w:val="%5."/>
      <w:lvlJc w:val="left"/>
      <w:pPr>
        <w:ind w:left="7305" w:hanging="360"/>
      </w:pPr>
    </w:lvl>
    <w:lvl w:ilvl="5" w:tplc="0409001B" w:tentative="1">
      <w:start w:val="1"/>
      <w:numFmt w:val="lowerRoman"/>
      <w:lvlText w:val="%6."/>
      <w:lvlJc w:val="right"/>
      <w:pPr>
        <w:ind w:left="8025" w:hanging="180"/>
      </w:pPr>
    </w:lvl>
    <w:lvl w:ilvl="6" w:tplc="0409000F" w:tentative="1">
      <w:start w:val="1"/>
      <w:numFmt w:val="decimal"/>
      <w:lvlText w:val="%7."/>
      <w:lvlJc w:val="left"/>
      <w:pPr>
        <w:ind w:left="8745" w:hanging="360"/>
      </w:pPr>
    </w:lvl>
    <w:lvl w:ilvl="7" w:tplc="04090019" w:tentative="1">
      <w:start w:val="1"/>
      <w:numFmt w:val="lowerLetter"/>
      <w:lvlText w:val="%8."/>
      <w:lvlJc w:val="left"/>
      <w:pPr>
        <w:ind w:left="9465" w:hanging="360"/>
      </w:pPr>
    </w:lvl>
    <w:lvl w:ilvl="8" w:tplc="0409001B" w:tentative="1">
      <w:start w:val="1"/>
      <w:numFmt w:val="lowerRoman"/>
      <w:lvlText w:val="%9."/>
      <w:lvlJc w:val="right"/>
      <w:pPr>
        <w:ind w:left="10185" w:hanging="180"/>
      </w:pPr>
    </w:lvl>
  </w:abstractNum>
  <w:abstractNum w:abstractNumId="30">
    <w:nsid w:val="722421EB"/>
    <w:multiLevelType w:val="hybridMultilevel"/>
    <w:tmpl w:val="B70E22AA"/>
    <w:lvl w:ilvl="0" w:tplc="3B9887FA">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1">
    <w:nsid w:val="79DB2AB5"/>
    <w:multiLevelType w:val="hybridMultilevel"/>
    <w:tmpl w:val="4596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AF61F6"/>
    <w:multiLevelType w:val="hybridMultilevel"/>
    <w:tmpl w:val="D7A4450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25"/>
  </w:num>
  <w:num w:numId="3">
    <w:abstractNumId w:val="16"/>
  </w:num>
  <w:num w:numId="4">
    <w:abstractNumId w:val="10"/>
  </w:num>
  <w:num w:numId="5">
    <w:abstractNumId w:val="4"/>
  </w:num>
  <w:num w:numId="6">
    <w:abstractNumId w:val="21"/>
  </w:num>
  <w:num w:numId="7">
    <w:abstractNumId w:val="17"/>
  </w:num>
  <w:num w:numId="8">
    <w:abstractNumId w:val="0"/>
  </w:num>
  <w:num w:numId="9">
    <w:abstractNumId w:val="14"/>
  </w:num>
  <w:num w:numId="10">
    <w:abstractNumId w:val="15"/>
  </w:num>
  <w:num w:numId="11">
    <w:abstractNumId w:val="26"/>
  </w:num>
  <w:num w:numId="12">
    <w:abstractNumId w:val="20"/>
  </w:num>
  <w:num w:numId="13">
    <w:abstractNumId w:val="28"/>
  </w:num>
  <w:num w:numId="14">
    <w:abstractNumId w:val="2"/>
  </w:num>
  <w:num w:numId="15">
    <w:abstractNumId w:val="9"/>
  </w:num>
  <w:num w:numId="16">
    <w:abstractNumId w:val="19"/>
  </w:num>
  <w:num w:numId="17">
    <w:abstractNumId w:val="31"/>
  </w:num>
  <w:num w:numId="18">
    <w:abstractNumId w:val="24"/>
  </w:num>
  <w:num w:numId="19">
    <w:abstractNumId w:val="29"/>
  </w:num>
  <w:num w:numId="20">
    <w:abstractNumId w:val="22"/>
  </w:num>
  <w:num w:numId="21">
    <w:abstractNumId w:val="18"/>
  </w:num>
  <w:num w:numId="22">
    <w:abstractNumId w:val="13"/>
  </w:num>
  <w:num w:numId="23">
    <w:abstractNumId w:val="5"/>
  </w:num>
  <w:num w:numId="24">
    <w:abstractNumId w:val="27"/>
  </w:num>
  <w:num w:numId="25">
    <w:abstractNumId w:val="1"/>
  </w:num>
  <w:num w:numId="26">
    <w:abstractNumId w:val="30"/>
  </w:num>
  <w:num w:numId="27">
    <w:abstractNumId w:val="8"/>
  </w:num>
  <w:num w:numId="28">
    <w:abstractNumId w:val="32"/>
  </w:num>
  <w:num w:numId="29">
    <w:abstractNumId w:val="11"/>
  </w:num>
  <w:num w:numId="30">
    <w:abstractNumId w:val="23"/>
  </w:num>
  <w:num w:numId="31">
    <w:abstractNumId w:val="7"/>
  </w:num>
  <w:num w:numId="32">
    <w:abstractNumId w:val="12"/>
  </w:num>
  <w:num w:numId="3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drawingGridHorizontalSpacing w:val="110"/>
  <w:displayHorizontalDrawingGridEvery w:val="2"/>
  <w:characterSpacingControl w:val="doNotCompress"/>
  <w:hdrShapeDefaults>
    <o:shapedefaults v:ext="edit" spidmax="8194">
      <o:colormenu v:ext="edit" fillcolor="none"/>
    </o:shapedefaults>
  </w:hdrShapeDefaults>
  <w:footnotePr>
    <w:footnote w:id="0"/>
    <w:footnote w:id="1"/>
  </w:footnotePr>
  <w:endnotePr>
    <w:endnote w:id="0"/>
    <w:endnote w:id="1"/>
  </w:endnotePr>
  <w:compat/>
  <w:rsids>
    <w:rsidRoot w:val="004653EB"/>
    <w:rsid w:val="00025CEB"/>
    <w:rsid w:val="00044F06"/>
    <w:rsid w:val="00062DC9"/>
    <w:rsid w:val="000B587E"/>
    <w:rsid w:val="000C0082"/>
    <w:rsid w:val="002058BF"/>
    <w:rsid w:val="00257E85"/>
    <w:rsid w:val="00265576"/>
    <w:rsid w:val="002A3871"/>
    <w:rsid w:val="002C4779"/>
    <w:rsid w:val="002D345B"/>
    <w:rsid w:val="002E0C09"/>
    <w:rsid w:val="002F31A7"/>
    <w:rsid w:val="002F70D6"/>
    <w:rsid w:val="00306864"/>
    <w:rsid w:val="0033569F"/>
    <w:rsid w:val="00361679"/>
    <w:rsid w:val="00381BAD"/>
    <w:rsid w:val="003848B1"/>
    <w:rsid w:val="0038543A"/>
    <w:rsid w:val="003A5E88"/>
    <w:rsid w:val="003E7FD9"/>
    <w:rsid w:val="004331D6"/>
    <w:rsid w:val="004653EB"/>
    <w:rsid w:val="004A079C"/>
    <w:rsid w:val="004A24D7"/>
    <w:rsid w:val="004C7BEF"/>
    <w:rsid w:val="004E08A2"/>
    <w:rsid w:val="005200A2"/>
    <w:rsid w:val="00530780"/>
    <w:rsid w:val="005A6F75"/>
    <w:rsid w:val="00616306"/>
    <w:rsid w:val="00663E98"/>
    <w:rsid w:val="0067668E"/>
    <w:rsid w:val="006975EB"/>
    <w:rsid w:val="006C033C"/>
    <w:rsid w:val="006C06C9"/>
    <w:rsid w:val="00715A61"/>
    <w:rsid w:val="00731BB2"/>
    <w:rsid w:val="00751071"/>
    <w:rsid w:val="007E53C3"/>
    <w:rsid w:val="007E5AA3"/>
    <w:rsid w:val="007F6C85"/>
    <w:rsid w:val="00834D9C"/>
    <w:rsid w:val="008621A8"/>
    <w:rsid w:val="0086409A"/>
    <w:rsid w:val="00870949"/>
    <w:rsid w:val="00883C7A"/>
    <w:rsid w:val="008B333D"/>
    <w:rsid w:val="0092411C"/>
    <w:rsid w:val="00924A45"/>
    <w:rsid w:val="00926648"/>
    <w:rsid w:val="009C0CFA"/>
    <w:rsid w:val="009D7739"/>
    <w:rsid w:val="009D7C4C"/>
    <w:rsid w:val="00A0698F"/>
    <w:rsid w:val="00A1021B"/>
    <w:rsid w:val="00A246BE"/>
    <w:rsid w:val="00A4027C"/>
    <w:rsid w:val="00A940CC"/>
    <w:rsid w:val="00A976FE"/>
    <w:rsid w:val="00B0611A"/>
    <w:rsid w:val="00B3053E"/>
    <w:rsid w:val="00B31738"/>
    <w:rsid w:val="00B335DD"/>
    <w:rsid w:val="00B62DF8"/>
    <w:rsid w:val="00BC0DDE"/>
    <w:rsid w:val="00BD3B65"/>
    <w:rsid w:val="00C40D02"/>
    <w:rsid w:val="00CA302F"/>
    <w:rsid w:val="00D87ACE"/>
    <w:rsid w:val="00DA744C"/>
    <w:rsid w:val="00DC2498"/>
    <w:rsid w:val="00DD0B86"/>
    <w:rsid w:val="00DE6186"/>
    <w:rsid w:val="00E42814"/>
    <w:rsid w:val="00E63330"/>
    <w:rsid w:val="00EB6702"/>
    <w:rsid w:val="00EF5876"/>
    <w:rsid w:val="00F63666"/>
    <w:rsid w:val="00F95579"/>
  </w:rsids>
  <m:mathPr>
    <m:mathFont m:val="Cambria Math"/>
    <m:brkBin m:val="before"/>
    <m:brkBinSub m:val="--"/>
    <m:smallFrac m:val="off"/>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3EB"/>
    <w:rPr>
      <w:lang w:val="en-US"/>
    </w:rPr>
  </w:style>
  <w:style w:type="paragraph" w:styleId="Heading3">
    <w:name w:val="heading 3"/>
    <w:basedOn w:val="Normal"/>
    <w:link w:val="Heading3Char"/>
    <w:uiPriority w:val="9"/>
    <w:qFormat/>
    <w:rsid w:val="00B0611A"/>
    <w:pPr>
      <w:spacing w:before="100" w:beforeAutospacing="1" w:after="100" w:afterAutospacing="1" w:line="240" w:lineRule="auto"/>
      <w:outlineLvl w:val="2"/>
    </w:pPr>
    <w:rPr>
      <w:rFonts w:ascii="Times New Roman" w:eastAsia="Times New Roman" w:hAnsi="Times New Roman" w:cs="Times New Roman"/>
      <w:b/>
      <w:bCs/>
      <w:sz w:val="27"/>
      <w:szCs w:val="27"/>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3EB"/>
    <w:rPr>
      <w:rFonts w:ascii="Tahoma" w:hAnsi="Tahoma" w:cs="Tahoma"/>
      <w:sz w:val="16"/>
      <w:szCs w:val="16"/>
      <w:lang w:val="en-US"/>
    </w:rPr>
  </w:style>
  <w:style w:type="paragraph" w:styleId="ListParagraph">
    <w:name w:val="List Paragraph"/>
    <w:basedOn w:val="Normal"/>
    <w:uiPriority w:val="34"/>
    <w:qFormat/>
    <w:rsid w:val="00CA302F"/>
    <w:pPr>
      <w:ind w:left="720"/>
      <w:contextualSpacing/>
    </w:pPr>
  </w:style>
  <w:style w:type="paragraph" w:customStyle="1" w:styleId="Default">
    <w:name w:val="Default"/>
    <w:rsid w:val="00A940CC"/>
    <w:pPr>
      <w:autoSpaceDE w:val="0"/>
      <w:autoSpaceDN w:val="0"/>
      <w:adjustRightInd w:val="0"/>
      <w:spacing w:after="0" w:line="240" w:lineRule="auto"/>
    </w:pPr>
    <w:rPr>
      <w:rFonts w:ascii="Cambria" w:hAnsi="Cambria" w:cs="Cambria"/>
      <w:color w:val="000000"/>
      <w:sz w:val="24"/>
      <w:szCs w:val="24"/>
      <w:lang w:val="en-US" w:bidi="ml-IN"/>
    </w:rPr>
  </w:style>
  <w:style w:type="character" w:customStyle="1" w:styleId="Heading3Char">
    <w:name w:val="Heading 3 Char"/>
    <w:basedOn w:val="DefaultParagraphFont"/>
    <w:link w:val="Heading3"/>
    <w:uiPriority w:val="9"/>
    <w:rsid w:val="00B0611A"/>
    <w:rPr>
      <w:rFonts w:ascii="Times New Roman" w:eastAsia="Times New Roman" w:hAnsi="Times New Roman" w:cs="Times New Roman"/>
      <w:b/>
      <w:bCs/>
      <w:sz w:val="27"/>
      <w:szCs w:val="27"/>
      <w:lang w:val="en-US" w:bidi="ml-IN"/>
    </w:rPr>
  </w:style>
  <w:style w:type="paragraph" w:styleId="NormalWeb">
    <w:name w:val="Normal (Web)"/>
    <w:basedOn w:val="Normal"/>
    <w:uiPriority w:val="99"/>
    <w:unhideWhenUsed/>
    <w:rsid w:val="00B061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11A"/>
    <w:rPr>
      <w:b/>
      <w:bCs/>
    </w:rPr>
  </w:style>
  <w:style w:type="character" w:customStyle="1" w:styleId="apple-converted-space">
    <w:name w:val="apple-converted-space"/>
    <w:basedOn w:val="DefaultParagraphFont"/>
    <w:rsid w:val="00B0611A"/>
  </w:style>
  <w:style w:type="paragraph" w:styleId="Header">
    <w:name w:val="header"/>
    <w:basedOn w:val="Normal"/>
    <w:link w:val="HeaderChar"/>
    <w:uiPriority w:val="99"/>
    <w:unhideWhenUsed/>
    <w:rsid w:val="004E0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8A2"/>
    <w:rPr>
      <w:lang w:val="en-US"/>
    </w:rPr>
  </w:style>
  <w:style w:type="paragraph" w:styleId="Footer">
    <w:name w:val="footer"/>
    <w:basedOn w:val="Normal"/>
    <w:link w:val="FooterChar"/>
    <w:uiPriority w:val="99"/>
    <w:unhideWhenUsed/>
    <w:rsid w:val="004E0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8A2"/>
    <w:rPr>
      <w:lang w:val="en-US"/>
    </w:rPr>
  </w:style>
  <w:style w:type="character" w:styleId="Hyperlink">
    <w:name w:val="Hyperlink"/>
    <w:basedOn w:val="DefaultParagraphFont"/>
    <w:uiPriority w:val="99"/>
    <w:unhideWhenUsed/>
    <w:rsid w:val="004A079C"/>
    <w:rPr>
      <w:color w:val="0000FF" w:themeColor="hyperlink"/>
      <w:u w:val="single"/>
    </w:rPr>
  </w:style>
  <w:style w:type="table" w:styleId="TableGrid">
    <w:name w:val="Table Grid"/>
    <w:basedOn w:val="TableNormal"/>
    <w:uiPriority w:val="59"/>
    <w:rsid w:val="00B317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i1.wp.com/microcontrollerslab.com/wp-content/uploads/2015/08/PIC16F877A-Pin-configuration.jpg" TargetMode="External"/><Relationship Id="rId18" Type="http://schemas.openxmlformats.org/officeDocument/2006/relationships/image" Target="media/image10.emf"/><Relationship Id="rId26" Type="http://schemas.openxmlformats.org/officeDocument/2006/relationships/hyperlink" Target="http://www.microchip.co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www.google.image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hyperlink" Target="http://www.electronics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ianstedman.co.uk"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circuitstoday.com"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hyperlink" Target="http://www.learningaboutelectronics.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hyperlink" Target="http://www.microcontrollerslab.com" TargetMode="External"/><Relationship Id="rId30" Type="http://schemas.openxmlformats.org/officeDocument/2006/relationships/hyperlink" Target="http://www.instructables.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A7DFB5-3EC5-47C3-83A6-6926EC09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37</Pages>
  <Words>4481</Words>
  <Characters>25542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Anisha Annamala</dc:creator>
  <cp:lastModifiedBy>karimankulam</cp:lastModifiedBy>
  <cp:revision>6</cp:revision>
  <dcterms:created xsi:type="dcterms:W3CDTF">2016-11-02T03:47:00Z</dcterms:created>
  <dcterms:modified xsi:type="dcterms:W3CDTF">2016-11-02T05:32:00Z</dcterms:modified>
</cp:coreProperties>
</file>